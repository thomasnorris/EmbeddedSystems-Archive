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405A" w:rsidRDefault="00DB405A">
      <w:pPr>
        <w:rPr>
          <w:rFonts w:ascii="Times New Roman" w:eastAsia="Times New Roman" w:hAnsi="Times New Roman" w:cs="Times New Roman"/>
          <w:sz w:val="20"/>
          <w:szCs w:val="20"/>
        </w:rPr>
      </w:pPr>
    </w:p>
    <w:p w:rsidR="00DB405A" w:rsidRDefault="00DB405A">
      <w:pPr>
        <w:rPr>
          <w:rFonts w:ascii="Times New Roman" w:eastAsia="Times New Roman" w:hAnsi="Times New Roman" w:cs="Times New Roman"/>
          <w:sz w:val="20"/>
          <w:szCs w:val="20"/>
        </w:rPr>
      </w:pPr>
    </w:p>
    <w:p w:rsidR="00DB405A" w:rsidRDefault="00DB405A">
      <w:pPr>
        <w:spacing w:before="5"/>
        <w:rPr>
          <w:rFonts w:ascii="Times New Roman" w:eastAsia="Times New Roman" w:hAnsi="Times New Roman" w:cs="Times New Roman"/>
          <w:sz w:val="18"/>
          <w:szCs w:val="18"/>
        </w:rPr>
      </w:pPr>
    </w:p>
    <w:p w:rsidR="00A6584C" w:rsidRPr="00C163C0" w:rsidRDefault="00EE04E4" w:rsidP="00C163C0">
      <w:pPr>
        <w:pStyle w:val="Title"/>
        <w:jc w:val="center"/>
        <w:rPr>
          <w:sz w:val="160"/>
        </w:rPr>
      </w:pPr>
      <w:r w:rsidRPr="00C163C0">
        <w:rPr>
          <w:sz w:val="160"/>
        </w:rPr>
        <w:t>Tutorial</w:t>
      </w:r>
    </w:p>
    <w:p w:rsidR="00A6584C" w:rsidRDefault="00A6584C" w:rsidP="00C163C0">
      <w:pPr>
        <w:pStyle w:val="Title"/>
        <w:jc w:val="center"/>
      </w:pPr>
    </w:p>
    <w:p w:rsidR="00DB405A" w:rsidRDefault="00A6584C" w:rsidP="00C163C0">
      <w:pPr>
        <w:pStyle w:val="Title"/>
        <w:jc w:val="center"/>
      </w:pPr>
      <w:proofErr w:type="spellStart"/>
      <w:r>
        <w:t>Keysight</w:t>
      </w:r>
      <w:proofErr w:type="spellEnd"/>
      <w:ins w:id="0" w:author="Gursel" w:date="2017-05-03T10:47:00Z">
        <w:r w:rsidR="00686EFE">
          <w:sym w:font="Symbol" w:char="F0E4"/>
        </w:r>
      </w:ins>
      <w:bookmarkStart w:id="1" w:name="_GoBack"/>
      <w:bookmarkEnd w:id="1"/>
      <w:r>
        <w:t xml:space="preserve"> </w:t>
      </w:r>
      <w:r w:rsidRPr="003B3413">
        <w:t xml:space="preserve">MSO </w:t>
      </w:r>
      <w:r w:rsidR="002F431A" w:rsidRPr="003B3413">
        <w:t>X 3012A</w:t>
      </w:r>
      <w:r w:rsidR="0020593B" w:rsidRPr="003B3413">
        <w:t xml:space="preserve"> Digital</w:t>
      </w:r>
      <w:r w:rsidR="00BE43A2" w:rsidRPr="003B3413">
        <w:t xml:space="preserve"> Channel</w:t>
      </w:r>
      <w:r w:rsidR="00EE04E4" w:rsidRPr="003B3413">
        <w:t>s</w:t>
      </w:r>
    </w:p>
    <w:p w:rsidR="00A6584C" w:rsidRDefault="00A6584C" w:rsidP="00E9253D">
      <w:pPr>
        <w:spacing w:before="64"/>
        <w:ind w:left="720" w:right="109" w:firstLine="720"/>
        <w:rPr>
          <w:rFonts w:ascii="Times New Roman" w:hAnsi="Times New Roman" w:cs="Times New Roman"/>
          <w:b/>
          <w:sz w:val="36"/>
          <w:szCs w:val="36"/>
        </w:rPr>
      </w:pPr>
    </w:p>
    <w:p w:rsidR="00A6584C" w:rsidRDefault="00A6584C" w:rsidP="00E9253D">
      <w:pPr>
        <w:spacing w:before="64"/>
        <w:ind w:left="720" w:right="109" w:firstLine="720"/>
        <w:rPr>
          <w:rFonts w:ascii="Times New Roman" w:hAnsi="Times New Roman" w:cs="Times New Roman"/>
          <w:b/>
          <w:sz w:val="36"/>
          <w:szCs w:val="36"/>
        </w:rPr>
      </w:pPr>
    </w:p>
    <w:p w:rsidR="00A6584C" w:rsidRDefault="00A6584C" w:rsidP="00E9253D">
      <w:pPr>
        <w:spacing w:before="64"/>
        <w:ind w:left="720" w:right="109" w:firstLine="720"/>
        <w:rPr>
          <w:rFonts w:ascii="Times New Roman" w:hAnsi="Times New Roman" w:cs="Times New Roman"/>
          <w:b/>
          <w:sz w:val="36"/>
          <w:szCs w:val="36"/>
        </w:rPr>
      </w:pPr>
    </w:p>
    <w:p w:rsidR="00A6584C" w:rsidRPr="003B3413" w:rsidRDefault="00A6584C" w:rsidP="00E9253D">
      <w:pPr>
        <w:spacing w:before="64"/>
        <w:ind w:left="720" w:right="109" w:firstLine="720"/>
        <w:rPr>
          <w:rFonts w:ascii="Times New Roman" w:hAnsi="Times New Roman" w:cs="Times New Roman"/>
          <w:b/>
          <w:spacing w:val="-3"/>
          <w:sz w:val="36"/>
          <w:szCs w:val="36"/>
        </w:rPr>
      </w:pPr>
    </w:p>
    <w:p w:rsidR="00AF5352" w:rsidRDefault="004E2E0C">
      <w:pPr>
        <w:spacing w:before="64"/>
        <w:ind w:left="2348" w:right="109"/>
        <w:rPr>
          <w:rFonts w:ascii="Arial" w:eastAsia="Arial" w:hAnsi="Arial" w:cs="Arial"/>
          <w:sz w:val="28"/>
          <w:szCs w:val="28"/>
        </w:rPr>
      </w:pPr>
      <w:proofErr w:type="gramStart"/>
      <w:r>
        <w:rPr>
          <w:rFonts w:ascii="Arial" w:eastAsia="Arial" w:hAnsi="Arial" w:cs="Arial"/>
          <w:sz w:val="28"/>
          <w:szCs w:val="28"/>
        </w:rPr>
        <w:t>This tutorial was authored by J</w:t>
      </w:r>
      <w:r w:rsidR="00085766">
        <w:rPr>
          <w:rFonts w:ascii="Arial" w:eastAsia="Arial" w:hAnsi="Arial" w:cs="Arial"/>
          <w:sz w:val="28"/>
          <w:szCs w:val="28"/>
        </w:rPr>
        <w:t>.</w:t>
      </w:r>
      <w:r>
        <w:rPr>
          <w:rFonts w:ascii="Arial" w:eastAsia="Arial" w:hAnsi="Arial" w:cs="Arial"/>
          <w:sz w:val="28"/>
          <w:szCs w:val="28"/>
        </w:rPr>
        <w:t xml:space="preserve"> M. Schmidt</w:t>
      </w:r>
      <w:r w:rsidR="00085766">
        <w:rPr>
          <w:rFonts w:ascii="Arial" w:eastAsia="Arial" w:hAnsi="Arial" w:cs="Arial"/>
          <w:sz w:val="28"/>
          <w:szCs w:val="28"/>
        </w:rPr>
        <w:t>, M.</w:t>
      </w:r>
      <w:r w:rsidR="00766A75">
        <w:rPr>
          <w:rFonts w:ascii="Arial" w:eastAsia="Arial" w:hAnsi="Arial" w:cs="Arial"/>
          <w:sz w:val="28"/>
          <w:szCs w:val="28"/>
        </w:rPr>
        <w:t xml:space="preserve"> </w:t>
      </w:r>
      <w:proofErr w:type="spellStart"/>
      <w:r w:rsidR="00766A75">
        <w:rPr>
          <w:rFonts w:ascii="Arial" w:eastAsia="Arial" w:hAnsi="Arial" w:cs="Arial"/>
          <w:sz w:val="28"/>
          <w:szCs w:val="28"/>
        </w:rPr>
        <w:t>Abdulgader</w:t>
      </w:r>
      <w:proofErr w:type="spellEnd"/>
      <w:r>
        <w:rPr>
          <w:rFonts w:ascii="Arial" w:eastAsia="Arial" w:hAnsi="Arial" w:cs="Arial"/>
          <w:sz w:val="28"/>
          <w:szCs w:val="28"/>
        </w:rPr>
        <w:t xml:space="preserve"> and Dr. G</w:t>
      </w:r>
      <w:r w:rsidR="00085766">
        <w:rPr>
          <w:rFonts w:ascii="Arial" w:eastAsia="Arial" w:hAnsi="Arial" w:cs="Arial"/>
          <w:sz w:val="28"/>
          <w:szCs w:val="28"/>
        </w:rPr>
        <w:t>.</w:t>
      </w:r>
      <w:r>
        <w:rPr>
          <w:rFonts w:ascii="Arial" w:eastAsia="Arial" w:hAnsi="Arial" w:cs="Arial"/>
          <w:sz w:val="28"/>
          <w:szCs w:val="28"/>
        </w:rPr>
        <w:t xml:space="preserve"> Serpen using technical literature published by the </w:t>
      </w:r>
      <w:proofErr w:type="spellStart"/>
      <w:r>
        <w:rPr>
          <w:rFonts w:ascii="Arial" w:eastAsia="Arial" w:hAnsi="Arial" w:cs="Arial"/>
          <w:sz w:val="28"/>
          <w:szCs w:val="28"/>
        </w:rPr>
        <w:t>Keysight</w:t>
      </w:r>
      <w:proofErr w:type="spellEnd"/>
      <w:r>
        <w:rPr>
          <w:rFonts w:ascii="Arial" w:eastAsia="Arial" w:hAnsi="Arial" w:cs="Arial"/>
          <w:sz w:val="28"/>
          <w:szCs w:val="28"/>
        </w:rPr>
        <w:t xml:space="preserve"> Technologies Inc</w:t>
      </w:r>
      <w:r w:rsidR="00766A75">
        <w:rPr>
          <w:rFonts w:ascii="Arial" w:eastAsia="Arial" w:hAnsi="Arial" w:cs="Arial"/>
          <w:sz w:val="28"/>
          <w:szCs w:val="28"/>
        </w:rPr>
        <w:t>., which</w:t>
      </w:r>
      <w:r>
        <w:rPr>
          <w:rFonts w:ascii="Arial" w:eastAsia="Arial" w:hAnsi="Arial" w:cs="Arial"/>
          <w:sz w:val="28"/>
          <w:szCs w:val="28"/>
        </w:rPr>
        <w:t xml:space="preserve"> retains the copyright</w:t>
      </w:r>
      <w:proofErr w:type="gramEnd"/>
      <w:r>
        <w:rPr>
          <w:rFonts w:ascii="Arial" w:eastAsia="Arial" w:hAnsi="Arial" w:cs="Arial"/>
          <w:sz w:val="28"/>
          <w:szCs w:val="28"/>
        </w:rPr>
        <w:t>.</w:t>
      </w:r>
    </w:p>
    <w:p w:rsidR="004E2E0C" w:rsidRDefault="004E2E0C">
      <w:pPr>
        <w:spacing w:before="64"/>
        <w:ind w:left="2348" w:right="109"/>
        <w:rPr>
          <w:rFonts w:ascii="Arial" w:eastAsia="Arial" w:hAnsi="Arial" w:cs="Arial"/>
          <w:sz w:val="28"/>
          <w:szCs w:val="28"/>
        </w:rPr>
      </w:pPr>
    </w:p>
    <w:p w:rsidR="0008131F" w:rsidRDefault="0008131F">
      <w:pPr>
        <w:spacing w:before="64"/>
        <w:ind w:left="2348" w:right="109"/>
        <w:rPr>
          <w:ins w:id="2" w:author="Gursel" w:date="2017-05-03T10:46:00Z"/>
          <w:rFonts w:ascii="Arial" w:eastAsia="Arial" w:hAnsi="Arial" w:cs="Arial"/>
          <w:szCs w:val="28"/>
        </w:rPr>
      </w:pPr>
    </w:p>
    <w:p w:rsidR="0008131F" w:rsidRDefault="0008131F">
      <w:pPr>
        <w:spacing w:before="64"/>
        <w:ind w:left="2348" w:right="109"/>
        <w:rPr>
          <w:ins w:id="3" w:author="Gursel" w:date="2017-05-03T10:46:00Z"/>
          <w:rFonts w:ascii="Arial" w:eastAsia="Arial" w:hAnsi="Arial" w:cs="Arial"/>
          <w:szCs w:val="28"/>
        </w:rPr>
      </w:pPr>
    </w:p>
    <w:p w:rsidR="0008131F" w:rsidRDefault="0008131F">
      <w:pPr>
        <w:spacing w:before="64"/>
        <w:ind w:left="2348" w:right="109"/>
        <w:rPr>
          <w:ins w:id="4" w:author="Gursel" w:date="2017-05-03T10:46:00Z"/>
          <w:rFonts w:ascii="Arial" w:eastAsia="Arial" w:hAnsi="Arial" w:cs="Arial"/>
          <w:szCs w:val="28"/>
        </w:rPr>
      </w:pPr>
    </w:p>
    <w:p w:rsidR="0008131F" w:rsidRDefault="0008131F">
      <w:pPr>
        <w:spacing w:before="64"/>
        <w:ind w:left="2348" w:right="109"/>
        <w:rPr>
          <w:ins w:id="5" w:author="Gursel" w:date="2017-05-03T10:46:00Z"/>
          <w:rFonts w:ascii="Arial" w:eastAsia="Arial" w:hAnsi="Arial" w:cs="Arial"/>
          <w:szCs w:val="28"/>
        </w:rPr>
      </w:pPr>
    </w:p>
    <w:p w:rsidR="0008131F" w:rsidRDefault="0008131F">
      <w:pPr>
        <w:spacing w:before="64"/>
        <w:ind w:left="2348" w:right="109"/>
        <w:rPr>
          <w:ins w:id="6" w:author="Gursel" w:date="2017-05-03T10:46:00Z"/>
          <w:rFonts w:ascii="Arial" w:eastAsia="Arial" w:hAnsi="Arial" w:cs="Arial"/>
          <w:szCs w:val="28"/>
        </w:rPr>
      </w:pPr>
    </w:p>
    <w:p w:rsidR="004E2E0C" w:rsidRPr="00AC2D74" w:rsidRDefault="004E2E0C">
      <w:pPr>
        <w:spacing w:before="64"/>
        <w:ind w:left="2348" w:right="109"/>
        <w:rPr>
          <w:rFonts w:ascii="Arial" w:eastAsia="Arial" w:hAnsi="Arial" w:cs="Arial"/>
          <w:szCs w:val="28"/>
        </w:rPr>
      </w:pPr>
      <w:r w:rsidRPr="00AC2D74">
        <w:rPr>
          <w:rFonts w:ascii="Arial" w:eastAsia="Arial" w:hAnsi="Arial" w:cs="Arial"/>
          <w:szCs w:val="28"/>
        </w:rPr>
        <w:t xml:space="preserve">This document </w:t>
      </w:r>
      <w:proofErr w:type="gramStart"/>
      <w:r w:rsidRPr="00AC2D74">
        <w:rPr>
          <w:rFonts w:ascii="Arial" w:eastAsia="Arial" w:hAnsi="Arial" w:cs="Arial"/>
          <w:szCs w:val="28"/>
        </w:rPr>
        <w:t>is intended</w:t>
      </w:r>
      <w:proofErr w:type="gramEnd"/>
      <w:r w:rsidRPr="00AC2D74">
        <w:rPr>
          <w:rFonts w:ascii="Arial" w:eastAsia="Arial" w:hAnsi="Arial" w:cs="Arial"/>
          <w:szCs w:val="28"/>
        </w:rPr>
        <w:t xml:space="preserve"> for instructional purposes at the Electrical Engineering and Computer Science Department of the University of Toledo.</w:t>
      </w:r>
    </w:p>
    <w:p w:rsidR="004E2E0C" w:rsidRDefault="004E2E0C">
      <w:pPr>
        <w:spacing w:before="64"/>
        <w:ind w:left="2348" w:right="109"/>
        <w:rPr>
          <w:rFonts w:ascii="Arial" w:eastAsia="Arial" w:hAnsi="Arial" w:cs="Arial"/>
          <w:sz w:val="28"/>
          <w:szCs w:val="28"/>
        </w:rPr>
      </w:pPr>
    </w:p>
    <w:p w:rsidR="004E2E0C" w:rsidRDefault="004E2E0C">
      <w:pPr>
        <w:spacing w:before="64"/>
        <w:ind w:left="2348" w:right="109"/>
        <w:rPr>
          <w:rFonts w:ascii="Arial" w:eastAsia="Arial" w:hAnsi="Arial" w:cs="Arial"/>
          <w:sz w:val="28"/>
          <w:szCs w:val="28"/>
        </w:rPr>
      </w:pPr>
    </w:p>
    <w:p w:rsidR="004E2E0C" w:rsidRDefault="004E2E0C">
      <w:pPr>
        <w:spacing w:before="64"/>
        <w:ind w:left="2348" w:right="109"/>
        <w:rPr>
          <w:rFonts w:ascii="Arial" w:eastAsia="Arial" w:hAnsi="Arial" w:cs="Arial"/>
          <w:sz w:val="28"/>
          <w:szCs w:val="28"/>
        </w:rPr>
      </w:pPr>
    </w:p>
    <w:p w:rsidR="004E2E0C" w:rsidRDefault="004E2E0C">
      <w:pPr>
        <w:spacing w:before="64"/>
        <w:ind w:left="2348" w:right="109"/>
        <w:rPr>
          <w:rFonts w:ascii="Arial" w:eastAsia="Arial" w:hAnsi="Arial" w:cs="Arial"/>
          <w:sz w:val="28"/>
          <w:szCs w:val="28"/>
        </w:rPr>
      </w:pPr>
    </w:p>
    <w:p w:rsidR="004E2E0C" w:rsidRDefault="004E2E0C">
      <w:pPr>
        <w:spacing w:before="64"/>
        <w:ind w:left="2348" w:right="109"/>
        <w:rPr>
          <w:rFonts w:ascii="Arial" w:eastAsia="Arial" w:hAnsi="Arial" w:cs="Arial"/>
          <w:sz w:val="28"/>
          <w:szCs w:val="28"/>
        </w:rPr>
      </w:pPr>
    </w:p>
    <w:p w:rsidR="004E2E0C" w:rsidRDefault="004E2E0C">
      <w:pPr>
        <w:spacing w:before="64"/>
        <w:ind w:left="2348" w:right="109"/>
        <w:rPr>
          <w:rFonts w:ascii="Arial" w:eastAsia="Arial" w:hAnsi="Arial" w:cs="Arial"/>
          <w:sz w:val="28"/>
          <w:szCs w:val="28"/>
        </w:rPr>
      </w:pPr>
    </w:p>
    <w:p w:rsidR="0008131F" w:rsidRDefault="0008131F" w:rsidP="0008131F">
      <w:pPr>
        <w:spacing w:before="64"/>
        <w:ind w:right="109"/>
        <w:jc w:val="center"/>
        <w:rPr>
          <w:ins w:id="7" w:author="Gursel" w:date="2017-05-03T10:46:00Z"/>
          <w:rFonts w:ascii="Arial" w:eastAsia="Arial" w:hAnsi="Arial" w:cs="Arial"/>
          <w:sz w:val="24"/>
          <w:szCs w:val="28"/>
        </w:rPr>
        <w:pPrChange w:id="8" w:author="Gursel" w:date="2017-05-03T10:46:00Z">
          <w:pPr>
            <w:spacing w:before="64"/>
            <w:ind w:left="2348" w:right="109"/>
          </w:pPr>
        </w:pPrChange>
      </w:pPr>
    </w:p>
    <w:p w:rsidR="0008131F" w:rsidRDefault="0008131F" w:rsidP="0008131F">
      <w:pPr>
        <w:spacing w:before="64"/>
        <w:ind w:right="109"/>
        <w:jc w:val="center"/>
        <w:rPr>
          <w:ins w:id="9" w:author="Gursel" w:date="2017-05-03T10:46:00Z"/>
          <w:rFonts w:ascii="Arial" w:eastAsia="Arial" w:hAnsi="Arial" w:cs="Arial"/>
          <w:sz w:val="24"/>
          <w:szCs w:val="28"/>
        </w:rPr>
        <w:pPrChange w:id="10" w:author="Gursel" w:date="2017-05-03T10:46:00Z">
          <w:pPr>
            <w:spacing w:before="64"/>
            <w:ind w:left="2348" w:right="109"/>
          </w:pPr>
        </w:pPrChange>
      </w:pPr>
    </w:p>
    <w:p w:rsidR="0008131F" w:rsidRDefault="0008131F" w:rsidP="0008131F">
      <w:pPr>
        <w:spacing w:before="64"/>
        <w:ind w:right="109"/>
        <w:jc w:val="center"/>
        <w:rPr>
          <w:ins w:id="11" w:author="Gursel" w:date="2017-05-03T10:46:00Z"/>
          <w:rFonts w:ascii="Arial" w:eastAsia="Arial" w:hAnsi="Arial" w:cs="Arial"/>
          <w:sz w:val="24"/>
          <w:szCs w:val="28"/>
        </w:rPr>
        <w:pPrChange w:id="12" w:author="Gursel" w:date="2017-05-03T10:46:00Z">
          <w:pPr>
            <w:spacing w:before="64"/>
            <w:ind w:left="2348" w:right="109"/>
          </w:pPr>
        </w:pPrChange>
      </w:pPr>
    </w:p>
    <w:p w:rsidR="0008131F" w:rsidRDefault="0008131F" w:rsidP="0008131F">
      <w:pPr>
        <w:spacing w:before="64"/>
        <w:ind w:right="109"/>
        <w:jc w:val="center"/>
        <w:rPr>
          <w:ins w:id="13" w:author="Gursel" w:date="2017-05-03T10:46:00Z"/>
          <w:rFonts w:ascii="Arial" w:eastAsia="Arial" w:hAnsi="Arial" w:cs="Arial"/>
          <w:sz w:val="24"/>
          <w:szCs w:val="28"/>
        </w:rPr>
        <w:pPrChange w:id="14" w:author="Gursel" w:date="2017-05-03T10:46:00Z">
          <w:pPr>
            <w:spacing w:before="64"/>
            <w:ind w:left="2348" w:right="109"/>
          </w:pPr>
        </w:pPrChange>
      </w:pPr>
    </w:p>
    <w:p w:rsidR="004E2E0C" w:rsidRDefault="00766A75" w:rsidP="0008131F">
      <w:pPr>
        <w:spacing w:before="64"/>
        <w:ind w:right="109"/>
        <w:jc w:val="center"/>
        <w:rPr>
          <w:rFonts w:ascii="Arial" w:eastAsia="Arial" w:hAnsi="Arial" w:cs="Arial"/>
          <w:sz w:val="28"/>
          <w:szCs w:val="28"/>
        </w:rPr>
        <w:pPrChange w:id="15" w:author="Gursel" w:date="2017-05-03T10:46:00Z">
          <w:pPr>
            <w:spacing w:before="64"/>
            <w:ind w:left="2348" w:right="109"/>
          </w:pPr>
        </w:pPrChange>
      </w:pPr>
      <w:r w:rsidRPr="0008131F">
        <w:rPr>
          <w:rFonts w:ascii="Arial" w:eastAsia="Arial" w:hAnsi="Arial" w:cs="Arial"/>
          <w:sz w:val="24"/>
          <w:szCs w:val="28"/>
          <w:rPrChange w:id="16" w:author="Gursel" w:date="2017-05-03T10:46:00Z">
            <w:rPr>
              <w:rFonts w:ascii="Arial" w:eastAsia="Arial" w:hAnsi="Arial" w:cs="Arial"/>
              <w:sz w:val="28"/>
              <w:szCs w:val="28"/>
            </w:rPr>
          </w:rPrChange>
        </w:rPr>
        <w:t>Revision: April 2017</w:t>
      </w:r>
    </w:p>
    <w:p w:rsidR="00AF5352" w:rsidRDefault="00AF5352">
      <w:pPr>
        <w:spacing w:before="64"/>
        <w:ind w:left="2348" w:right="109"/>
        <w:rPr>
          <w:rFonts w:ascii="Arial" w:eastAsia="Arial" w:hAnsi="Arial" w:cs="Arial"/>
          <w:sz w:val="28"/>
          <w:szCs w:val="28"/>
        </w:rPr>
      </w:pPr>
    </w:p>
    <w:p w:rsidR="00A6584C" w:rsidRDefault="00A6584C">
      <w:pPr>
        <w:rPr>
          <w:rFonts w:ascii="Times New Roman" w:eastAsia="Times New Roman" w:hAnsi="Times New Roman"/>
          <w:sz w:val="24"/>
          <w:szCs w:val="24"/>
        </w:rPr>
      </w:pPr>
      <w:r>
        <w:rPr>
          <w:sz w:val="24"/>
          <w:szCs w:val="24"/>
        </w:rPr>
        <w:br w:type="page"/>
      </w:r>
    </w:p>
    <w:p w:rsidR="00A6584C" w:rsidRDefault="00A6584C" w:rsidP="00A6584C">
      <w:pPr>
        <w:pStyle w:val="BodyText"/>
        <w:ind w:left="0"/>
        <w:rPr>
          <w:sz w:val="24"/>
          <w:szCs w:val="24"/>
        </w:rPr>
        <w:sectPr w:rsidR="00A6584C" w:rsidSect="00C163C0">
          <w:headerReference w:type="default" r:id="rId9"/>
          <w:footerReference w:type="default" r:id="rId10"/>
          <w:pgSz w:w="12240" w:h="15840"/>
          <w:pgMar w:top="720" w:right="720" w:bottom="720" w:left="720" w:header="432" w:footer="432" w:gutter="0"/>
          <w:cols w:space="720"/>
          <w:titlePg/>
          <w:docGrid w:linePitch="299"/>
        </w:sectPr>
      </w:pPr>
    </w:p>
    <w:p w:rsidR="00A6584C" w:rsidRPr="00C163C0" w:rsidRDefault="00D95159" w:rsidP="00C163C0">
      <w:pPr>
        <w:pStyle w:val="Heading1"/>
        <w:rPr>
          <w:i w:val="0"/>
          <w:sz w:val="32"/>
        </w:rPr>
      </w:pPr>
      <w:proofErr w:type="spellStart"/>
      <w:r w:rsidRPr="00C163C0">
        <w:rPr>
          <w:i w:val="0"/>
          <w:sz w:val="32"/>
        </w:rPr>
        <w:lastRenderedPageBreak/>
        <w:t>Keysight</w:t>
      </w:r>
      <w:proofErr w:type="spellEnd"/>
      <w:r w:rsidRPr="00C163C0">
        <w:rPr>
          <w:i w:val="0"/>
          <w:sz w:val="32"/>
        </w:rPr>
        <w:t xml:space="preserve"> Mixed</w:t>
      </w:r>
      <w:r>
        <w:rPr>
          <w:i w:val="0"/>
          <w:sz w:val="32"/>
        </w:rPr>
        <w:t>-</w:t>
      </w:r>
      <w:r w:rsidR="00A6584C" w:rsidRPr="00C163C0">
        <w:rPr>
          <w:i w:val="0"/>
          <w:sz w:val="32"/>
        </w:rPr>
        <w:t>Signal O</w:t>
      </w:r>
      <w:r>
        <w:rPr>
          <w:i w:val="0"/>
          <w:sz w:val="32"/>
        </w:rPr>
        <w:t>scillo</w:t>
      </w:r>
      <w:r w:rsidR="00A6584C" w:rsidRPr="00C163C0">
        <w:rPr>
          <w:i w:val="0"/>
          <w:sz w:val="32"/>
        </w:rPr>
        <w:t>scope (MSO) – Model X3012A</w:t>
      </w:r>
    </w:p>
    <w:p w:rsidR="00A6584C" w:rsidRDefault="00A6584C" w:rsidP="00C163C0">
      <w:pPr>
        <w:pStyle w:val="BodyText"/>
        <w:ind w:left="0"/>
        <w:rPr>
          <w:sz w:val="24"/>
          <w:szCs w:val="24"/>
        </w:rPr>
      </w:pPr>
    </w:p>
    <w:p w:rsidR="00A6584C" w:rsidRDefault="00A6584C" w:rsidP="00C163C0">
      <w:pPr>
        <w:pStyle w:val="BodyText"/>
        <w:ind w:left="0"/>
        <w:rPr>
          <w:sz w:val="24"/>
          <w:szCs w:val="24"/>
        </w:rPr>
      </w:pPr>
      <w:r>
        <w:rPr>
          <w:sz w:val="24"/>
          <w:szCs w:val="24"/>
        </w:rPr>
        <w:t>This document presents</w:t>
      </w:r>
      <w:r w:rsidR="00AF5352" w:rsidRPr="000C7ACC">
        <w:rPr>
          <w:sz w:val="24"/>
          <w:szCs w:val="24"/>
        </w:rPr>
        <w:t xml:space="preserve"> a tutorial on using the digital channels of the </w:t>
      </w:r>
      <w:proofErr w:type="spellStart"/>
      <w:r w:rsidR="00AF5352" w:rsidRPr="000C7ACC">
        <w:rPr>
          <w:sz w:val="24"/>
          <w:szCs w:val="24"/>
        </w:rPr>
        <w:t>Keysight</w:t>
      </w:r>
      <w:proofErr w:type="spellEnd"/>
      <w:r w:rsidR="00AF5352" w:rsidRPr="000C7ACC">
        <w:rPr>
          <w:sz w:val="24"/>
          <w:szCs w:val="24"/>
        </w:rPr>
        <w:t xml:space="preserve"> X 3012A Mixed Signal Oscilloscope (MSO).  The </w:t>
      </w:r>
      <w:r w:rsidR="00571FC0" w:rsidRPr="000C7ACC">
        <w:rPr>
          <w:sz w:val="24"/>
          <w:szCs w:val="24"/>
        </w:rPr>
        <w:t>front view</w:t>
      </w:r>
      <w:r w:rsidR="00AF5352" w:rsidRPr="000C7ACC">
        <w:rPr>
          <w:sz w:val="24"/>
          <w:szCs w:val="24"/>
        </w:rPr>
        <w:t xml:space="preserve"> of the MSO is presented in Figure </w:t>
      </w:r>
      <w:r w:rsidR="00571FC0" w:rsidRPr="000C7ACC">
        <w:rPr>
          <w:sz w:val="24"/>
          <w:szCs w:val="24"/>
        </w:rPr>
        <w:t>1</w:t>
      </w:r>
      <w:r w:rsidR="000C7ACC">
        <w:rPr>
          <w:sz w:val="24"/>
          <w:szCs w:val="24"/>
        </w:rPr>
        <w:t>.</w:t>
      </w:r>
      <w:r>
        <w:rPr>
          <w:sz w:val="24"/>
          <w:szCs w:val="24"/>
        </w:rPr>
        <w:t xml:space="preserve">  </w:t>
      </w:r>
      <w:r w:rsidRPr="000C7ACC">
        <w:rPr>
          <w:sz w:val="24"/>
          <w:szCs w:val="24"/>
        </w:rPr>
        <w:t>The X 3012A is shown</w:t>
      </w:r>
      <w:r w:rsidRPr="000C7ACC">
        <w:rPr>
          <w:spacing w:val="8"/>
          <w:sz w:val="24"/>
          <w:szCs w:val="24"/>
        </w:rPr>
        <w:t xml:space="preserve"> </w:t>
      </w:r>
      <w:r w:rsidRPr="000C7ACC">
        <w:rPr>
          <w:sz w:val="24"/>
          <w:szCs w:val="24"/>
        </w:rPr>
        <w:t>in</w:t>
      </w:r>
      <w:r w:rsidRPr="000C7ACC">
        <w:rPr>
          <w:spacing w:val="-1"/>
          <w:w w:val="99"/>
          <w:sz w:val="24"/>
          <w:szCs w:val="24"/>
        </w:rPr>
        <w:t xml:space="preserve"> </w:t>
      </w:r>
      <w:r w:rsidRPr="000C7ACC">
        <w:rPr>
          <w:sz w:val="24"/>
          <w:szCs w:val="24"/>
        </w:rPr>
        <w:t>Figure</w:t>
      </w:r>
      <w:r w:rsidRPr="000C7ACC">
        <w:rPr>
          <w:spacing w:val="-3"/>
          <w:sz w:val="24"/>
          <w:szCs w:val="24"/>
        </w:rPr>
        <w:t xml:space="preserve"> </w:t>
      </w:r>
      <w:r w:rsidRPr="000C7ACC">
        <w:rPr>
          <w:sz w:val="24"/>
          <w:szCs w:val="24"/>
        </w:rPr>
        <w:t>1</w:t>
      </w:r>
      <w:r w:rsidRPr="000C7ACC">
        <w:rPr>
          <w:spacing w:val="-3"/>
          <w:sz w:val="24"/>
          <w:szCs w:val="24"/>
        </w:rPr>
        <w:t xml:space="preserve"> </w:t>
      </w:r>
      <w:r w:rsidRPr="000C7ACC">
        <w:rPr>
          <w:sz w:val="24"/>
          <w:szCs w:val="24"/>
        </w:rPr>
        <w:t>with</w:t>
      </w:r>
      <w:r w:rsidRPr="000C7ACC">
        <w:rPr>
          <w:spacing w:val="-1"/>
          <w:sz w:val="24"/>
          <w:szCs w:val="24"/>
        </w:rPr>
        <w:t xml:space="preserve"> </w:t>
      </w:r>
      <w:r w:rsidRPr="000C7ACC">
        <w:rPr>
          <w:sz w:val="24"/>
          <w:szCs w:val="24"/>
        </w:rPr>
        <w:t>a</w:t>
      </w:r>
      <w:r w:rsidRPr="000C7ACC">
        <w:rPr>
          <w:spacing w:val="-3"/>
          <w:sz w:val="24"/>
          <w:szCs w:val="24"/>
        </w:rPr>
        <w:t xml:space="preserve"> </w:t>
      </w:r>
      <w:r w:rsidRPr="000C7ACC">
        <w:rPr>
          <w:sz w:val="24"/>
          <w:szCs w:val="24"/>
        </w:rPr>
        <w:t>single</w:t>
      </w:r>
      <w:r w:rsidRPr="000C7ACC">
        <w:rPr>
          <w:spacing w:val="-2"/>
          <w:sz w:val="24"/>
          <w:szCs w:val="24"/>
        </w:rPr>
        <w:t xml:space="preserve"> </w:t>
      </w:r>
      <w:r w:rsidRPr="000C7ACC">
        <w:rPr>
          <w:sz w:val="24"/>
          <w:szCs w:val="24"/>
        </w:rPr>
        <w:t>channel</w:t>
      </w:r>
      <w:r w:rsidRPr="000C7ACC">
        <w:rPr>
          <w:spacing w:val="-2"/>
          <w:sz w:val="24"/>
          <w:szCs w:val="24"/>
        </w:rPr>
        <w:t xml:space="preserve"> </w:t>
      </w:r>
      <w:r w:rsidRPr="000C7ACC">
        <w:rPr>
          <w:sz w:val="24"/>
          <w:szCs w:val="24"/>
        </w:rPr>
        <w:t>of</w:t>
      </w:r>
      <w:r w:rsidRPr="000C7ACC">
        <w:rPr>
          <w:spacing w:val="-1"/>
          <w:sz w:val="24"/>
          <w:szCs w:val="24"/>
        </w:rPr>
        <w:t xml:space="preserve"> </w:t>
      </w:r>
      <w:r w:rsidRPr="000C7ACC">
        <w:rPr>
          <w:sz w:val="24"/>
          <w:szCs w:val="24"/>
        </w:rPr>
        <w:t>analog</w:t>
      </w:r>
      <w:r w:rsidRPr="000C7ACC">
        <w:rPr>
          <w:spacing w:val="-1"/>
          <w:sz w:val="24"/>
          <w:szCs w:val="24"/>
        </w:rPr>
        <w:t xml:space="preserve"> </w:t>
      </w:r>
      <w:r w:rsidRPr="000C7ACC">
        <w:rPr>
          <w:sz w:val="24"/>
          <w:szCs w:val="24"/>
        </w:rPr>
        <w:t>information</w:t>
      </w:r>
      <w:r w:rsidRPr="000C7ACC">
        <w:rPr>
          <w:spacing w:val="-3"/>
          <w:sz w:val="24"/>
          <w:szCs w:val="24"/>
        </w:rPr>
        <w:t xml:space="preserve"> </w:t>
      </w:r>
      <w:r w:rsidRPr="000C7ACC">
        <w:rPr>
          <w:sz w:val="24"/>
          <w:szCs w:val="24"/>
        </w:rPr>
        <w:t>on</w:t>
      </w:r>
      <w:r w:rsidRPr="000C7ACC">
        <w:rPr>
          <w:spacing w:val="-2"/>
          <w:sz w:val="24"/>
          <w:szCs w:val="24"/>
        </w:rPr>
        <w:t xml:space="preserve"> </w:t>
      </w:r>
      <w:r w:rsidRPr="000C7ACC">
        <w:rPr>
          <w:sz w:val="24"/>
          <w:szCs w:val="24"/>
        </w:rPr>
        <w:t>the</w:t>
      </w:r>
      <w:r w:rsidRPr="000C7ACC">
        <w:rPr>
          <w:spacing w:val="-3"/>
          <w:sz w:val="24"/>
          <w:szCs w:val="24"/>
        </w:rPr>
        <w:t xml:space="preserve"> </w:t>
      </w:r>
      <w:r w:rsidRPr="000C7ACC">
        <w:rPr>
          <w:sz w:val="24"/>
          <w:szCs w:val="24"/>
        </w:rPr>
        <w:t>upper</w:t>
      </w:r>
      <w:r w:rsidRPr="000C7ACC">
        <w:rPr>
          <w:spacing w:val="-3"/>
          <w:sz w:val="24"/>
          <w:szCs w:val="24"/>
        </w:rPr>
        <w:t xml:space="preserve"> </w:t>
      </w:r>
      <w:r w:rsidRPr="000C7ACC">
        <w:rPr>
          <w:sz w:val="24"/>
          <w:szCs w:val="24"/>
        </w:rPr>
        <w:t>half</w:t>
      </w:r>
      <w:r w:rsidRPr="000C7ACC">
        <w:rPr>
          <w:spacing w:val="-3"/>
          <w:sz w:val="24"/>
          <w:szCs w:val="24"/>
        </w:rPr>
        <w:t xml:space="preserve"> </w:t>
      </w:r>
      <w:r w:rsidRPr="000C7ACC">
        <w:rPr>
          <w:sz w:val="24"/>
          <w:szCs w:val="24"/>
        </w:rPr>
        <w:t>of</w:t>
      </w:r>
      <w:r w:rsidRPr="000C7ACC">
        <w:rPr>
          <w:spacing w:val="-3"/>
          <w:sz w:val="24"/>
          <w:szCs w:val="24"/>
        </w:rPr>
        <w:t xml:space="preserve"> </w:t>
      </w:r>
      <w:r w:rsidRPr="000C7ACC">
        <w:rPr>
          <w:sz w:val="24"/>
          <w:szCs w:val="24"/>
        </w:rPr>
        <w:t>the</w:t>
      </w:r>
      <w:r w:rsidRPr="000C7ACC">
        <w:rPr>
          <w:spacing w:val="-3"/>
          <w:sz w:val="24"/>
          <w:szCs w:val="24"/>
        </w:rPr>
        <w:t xml:space="preserve"> </w:t>
      </w:r>
      <w:r w:rsidRPr="000C7ACC">
        <w:rPr>
          <w:sz w:val="24"/>
          <w:szCs w:val="24"/>
        </w:rPr>
        <w:t>display</w:t>
      </w:r>
      <w:r w:rsidRPr="000C7ACC">
        <w:rPr>
          <w:spacing w:val="-2"/>
          <w:sz w:val="24"/>
          <w:szCs w:val="24"/>
        </w:rPr>
        <w:t xml:space="preserve"> </w:t>
      </w:r>
      <w:r w:rsidRPr="000C7ACC">
        <w:rPr>
          <w:sz w:val="24"/>
          <w:szCs w:val="24"/>
        </w:rPr>
        <w:t>and</w:t>
      </w:r>
      <w:r w:rsidRPr="000C7ACC">
        <w:rPr>
          <w:spacing w:val="-4"/>
          <w:sz w:val="24"/>
          <w:szCs w:val="24"/>
        </w:rPr>
        <w:t xml:space="preserve"> </w:t>
      </w:r>
      <w:r w:rsidRPr="000C7ACC">
        <w:rPr>
          <w:sz w:val="24"/>
          <w:szCs w:val="24"/>
        </w:rPr>
        <w:t>several</w:t>
      </w:r>
      <w:r w:rsidRPr="000C7ACC">
        <w:rPr>
          <w:spacing w:val="-2"/>
          <w:sz w:val="24"/>
          <w:szCs w:val="24"/>
        </w:rPr>
        <w:t xml:space="preserve"> </w:t>
      </w:r>
      <w:r w:rsidRPr="000C7ACC">
        <w:rPr>
          <w:sz w:val="24"/>
          <w:szCs w:val="24"/>
        </w:rPr>
        <w:t>channels</w:t>
      </w:r>
      <w:r w:rsidRPr="000C7ACC">
        <w:rPr>
          <w:spacing w:val="-4"/>
          <w:sz w:val="24"/>
          <w:szCs w:val="24"/>
        </w:rPr>
        <w:t xml:space="preserve"> </w:t>
      </w:r>
      <w:r w:rsidRPr="000C7ACC">
        <w:rPr>
          <w:sz w:val="24"/>
          <w:szCs w:val="24"/>
        </w:rPr>
        <w:t>of digital information on the lower half of the</w:t>
      </w:r>
      <w:r w:rsidRPr="000C7ACC">
        <w:rPr>
          <w:spacing w:val="-30"/>
          <w:sz w:val="24"/>
          <w:szCs w:val="24"/>
        </w:rPr>
        <w:t xml:space="preserve"> </w:t>
      </w:r>
      <w:r w:rsidRPr="000C7ACC">
        <w:rPr>
          <w:sz w:val="24"/>
          <w:szCs w:val="24"/>
        </w:rPr>
        <w:t>display.</w:t>
      </w:r>
    </w:p>
    <w:p w:rsidR="00AF5352" w:rsidRPr="005F6373" w:rsidRDefault="00AF5352" w:rsidP="00C163C0">
      <w:pPr>
        <w:pStyle w:val="BodyText"/>
        <w:rPr>
          <w:rFonts w:ascii="Arial" w:eastAsia="Arial" w:hAnsi="Arial" w:cs="Arial"/>
          <w:sz w:val="28"/>
          <w:szCs w:val="28"/>
        </w:rPr>
      </w:pPr>
    </w:p>
    <w:p w:rsidR="00A6584C" w:rsidRDefault="00A6584C" w:rsidP="00C163C0">
      <w:pPr>
        <w:ind w:left="720" w:firstLine="720"/>
        <w:rPr>
          <w:rFonts w:ascii="Times New Roman" w:eastAsia="Arial" w:hAnsi="Times New Roman" w:cs="Times New Roman"/>
          <w:b/>
          <w:bCs/>
          <w:sz w:val="20"/>
          <w:szCs w:val="25"/>
        </w:rPr>
      </w:pPr>
      <w:r>
        <w:rPr>
          <w:noProof/>
        </w:rPr>
        <w:drawing>
          <wp:anchor distT="0" distB="0" distL="114300" distR="114300" simplePos="0" relativeHeight="251711488" behindDoc="1" locked="0" layoutInCell="1" allowOverlap="1" wp14:anchorId="2BA518BB" wp14:editId="77B298BE">
            <wp:simplePos x="0" y="0"/>
            <wp:positionH relativeFrom="column">
              <wp:posOffset>69850</wp:posOffset>
            </wp:positionH>
            <wp:positionV relativeFrom="paragraph">
              <wp:posOffset>81280</wp:posOffset>
            </wp:positionV>
            <wp:extent cx="8878570" cy="430657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878570" cy="4306570"/>
                    </a:xfrm>
                    <a:prstGeom prst="rect">
                      <a:avLst/>
                    </a:prstGeom>
                  </pic:spPr>
                </pic:pic>
              </a:graphicData>
            </a:graphic>
            <wp14:sizeRelH relativeFrom="page">
              <wp14:pctWidth>0</wp14:pctWidth>
            </wp14:sizeRelH>
            <wp14:sizeRelV relativeFrom="page">
              <wp14:pctHeight>0</wp14:pctHeight>
            </wp14:sizeRelV>
          </wp:anchor>
        </w:drawing>
      </w:r>
    </w:p>
    <w:p w:rsidR="00A6584C" w:rsidRDefault="00A6584C" w:rsidP="00C163C0">
      <w:pPr>
        <w:ind w:left="720" w:firstLine="720"/>
        <w:rPr>
          <w:rFonts w:ascii="Times New Roman" w:eastAsia="Arial" w:hAnsi="Times New Roman" w:cs="Times New Roman"/>
          <w:b/>
          <w:bCs/>
          <w:sz w:val="20"/>
          <w:szCs w:val="25"/>
        </w:rPr>
      </w:pPr>
    </w:p>
    <w:p w:rsidR="00A6584C" w:rsidRDefault="00A6584C" w:rsidP="00C163C0">
      <w:pPr>
        <w:ind w:left="720" w:firstLine="720"/>
        <w:rPr>
          <w:rFonts w:ascii="Times New Roman" w:eastAsia="Arial" w:hAnsi="Times New Roman" w:cs="Times New Roman"/>
          <w:b/>
          <w:bCs/>
          <w:sz w:val="20"/>
          <w:szCs w:val="25"/>
        </w:rPr>
      </w:pPr>
    </w:p>
    <w:p w:rsidR="00A6584C" w:rsidRDefault="00A6584C" w:rsidP="00C163C0">
      <w:pPr>
        <w:ind w:left="720" w:firstLine="720"/>
        <w:rPr>
          <w:rFonts w:ascii="Times New Roman" w:eastAsia="Arial" w:hAnsi="Times New Roman" w:cs="Times New Roman"/>
          <w:b/>
          <w:bCs/>
          <w:sz w:val="20"/>
          <w:szCs w:val="25"/>
        </w:rPr>
      </w:pPr>
    </w:p>
    <w:p w:rsidR="00A6584C" w:rsidRDefault="00A6584C" w:rsidP="00C163C0">
      <w:pPr>
        <w:ind w:left="720" w:firstLine="720"/>
        <w:rPr>
          <w:rFonts w:ascii="Times New Roman" w:eastAsia="Arial" w:hAnsi="Times New Roman" w:cs="Times New Roman"/>
          <w:b/>
          <w:bCs/>
          <w:sz w:val="20"/>
          <w:szCs w:val="25"/>
        </w:rPr>
      </w:pPr>
    </w:p>
    <w:p w:rsidR="00AF5352" w:rsidRPr="005F6373" w:rsidRDefault="00AF5352" w:rsidP="00C163C0">
      <w:pPr>
        <w:ind w:firstLine="720"/>
        <w:rPr>
          <w:rFonts w:ascii="Arial" w:eastAsia="Arial" w:hAnsi="Arial" w:cs="Arial"/>
          <w:b/>
          <w:bCs/>
          <w:sz w:val="25"/>
          <w:szCs w:val="25"/>
        </w:rPr>
      </w:pPr>
      <w:proofErr w:type="gramStart"/>
      <w:r w:rsidRPr="00C163C0">
        <w:rPr>
          <w:rFonts w:ascii="Times New Roman" w:eastAsia="Arial" w:hAnsi="Times New Roman" w:cs="Times New Roman"/>
          <w:b/>
          <w:bCs/>
          <w:sz w:val="20"/>
          <w:szCs w:val="25"/>
        </w:rPr>
        <w:t xml:space="preserve">Figure </w:t>
      </w:r>
      <w:r w:rsidR="00571FC0">
        <w:rPr>
          <w:rFonts w:ascii="Times New Roman" w:eastAsia="Arial" w:hAnsi="Times New Roman" w:cs="Times New Roman"/>
          <w:b/>
          <w:bCs/>
          <w:sz w:val="20"/>
          <w:szCs w:val="25"/>
        </w:rPr>
        <w:t>1.</w:t>
      </w:r>
      <w:proofErr w:type="gramEnd"/>
      <w:r w:rsidRPr="00C163C0">
        <w:rPr>
          <w:rFonts w:ascii="Times New Roman" w:eastAsia="Arial" w:hAnsi="Times New Roman" w:cs="Times New Roman"/>
          <w:b/>
          <w:bCs/>
          <w:sz w:val="20"/>
          <w:szCs w:val="25"/>
        </w:rPr>
        <w:t xml:space="preserve">  </w:t>
      </w:r>
      <w:r w:rsidR="00571FC0" w:rsidRPr="00AF5352">
        <w:rPr>
          <w:rFonts w:ascii="Times New Roman" w:eastAsia="Arial" w:hAnsi="Times New Roman" w:cs="Times New Roman"/>
          <w:b/>
          <w:bCs/>
          <w:sz w:val="20"/>
          <w:szCs w:val="25"/>
        </w:rPr>
        <w:t>Front view</w:t>
      </w:r>
      <w:r w:rsidRPr="00C163C0">
        <w:rPr>
          <w:rFonts w:ascii="Times New Roman" w:eastAsia="Arial" w:hAnsi="Times New Roman" w:cs="Times New Roman"/>
          <w:b/>
          <w:bCs/>
          <w:sz w:val="20"/>
          <w:szCs w:val="25"/>
        </w:rPr>
        <w:t xml:space="preserve"> of </w:t>
      </w:r>
      <w:proofErr w:type="spellStart"/>
      <w:r w:rsidRPr="00C163C0">
        <w:rPr>
          <w:rFonts w:ascii="Times New Roman" w:eastAsia="Arial" w:hAnsi="Times New Roman" w:cs="Times New Roman"/>
          <w:b/>
          <w:bCs/>
          <w:sz w:val="20"/>
          <w:szCs w:val="25"/>
        </w:rPr>
        <w:t>Keysigh</w:t>
      </w:r>
      <w:r w:rsidR="00571FC0">
        <w:rPr>
          <w:rFonts w:ascii="Times New Roman" w:eastAsia="Arial" w:hAnsi="Times New Roman" w:cs="Times New Roman"/>
          <w:b/>
          <w:bCs/>
          <w:sz w:val="20"/>
          <w:szCs w:val="25"/>
        </w:rPr>
        <w:t>t</w:t>
      </w:r>
      <w:proofErr w:type="spellEnd"/>
      <w:r w:rsidRPr="00C163C0">
        <w:rPr>
          <w:rFonts w:ascii="Times New Roman" w:eastAsia="Arial" w:hAnsi="Times New Roman" w:cs="Times New Roman"/>
          <w:b/>
          <w:bCs/>
          <w:sz w:val="20"/>
          <w:szCs w:val="25"/>
        </w:rPr>
        <w:t xml:space="preserve"> X3012A Mixed Signal </w:t>
      </w:r>
      <w:proofErr w:type="spellStart"/>
      <w:r w:rsidRPr="00C163C0">
        <w:rPr>
          <w:rFonts w:ascii="Times New Roman" w:eastAsia="Arial" w:hAnsi="Times New Roman" w:cs="Times New Roman"/>
          <w:b/>
          <w:bCs/>
          <w:sz w:val="20"/>
          <w:szCs w:val="25"/>
        </w:rPr>
        <w:t>O’scope</w:t>
      </w:r>
      <w:proofErr w:type="spellEnd"/>
    </w:p>
    <w:p w:rsidR="00A6584C" w:rsidRDefault="00A6584C">
      <w:pPr>
        <w:rPr>
          <w:rFonts w:ascii="Times New Roman" w:eastAsia="Times New Roman" w:hAnsi="Times New Roman"/>
          <w:sz w:val="24"/>
          <w:szCs w:val="24"/>
        </w:rPr>
      </w:pPr>
      <w:r>
        <w:rPr>
          <w:sz w:val="24"/>
          <w:szCs w:val="24"/>
        </w:rPr>
        <w:br w:type="page"/>
      </w:r>
    </w:p>
    <w:p w:rsidR="00A6584C" w:rsidRDefault="00A6584C" w:rsidP="00381B48">
      <w:pPr>
        <w:pStyle w:val="BodyText"/>
        <w:ind w:left="160" w:right="109"/>
        <w:rPr>
          <w:sz w:val="24"/>
          <w:szCs w:val="24"/>
        </w:rPr>
        <w:sectPr w:rsidR="00A6584C" w:rsidSect="00C163C0">
          <w:pgSz w:w="15840" w:h="12240" w:orient="landscape"/>
          <w:pgMar w:top="720" w:right="720" w:bottom="720" w:left="720" w:header="432" w:footer="432" w:gutter="0"/>
          <w:cols w:space="720"/>
          <w:docGrid w:linePitch="299"/>
        </w:sectPr>
      </w:pPr>
    </w:p>
    <w:p w:rsidR="00DB405A" w:rsidRPr="003B3413" w:rsidRDefault="00BE43A2" w:rsidP="001D7658">
      <w:pPr>
        <w:pStyle w:val="Heading1"/>
        <w:ind w:left="0" w:right="109"/>
        <w:rPr>
          <w:rFonts w:ascii="Times New Roman" w:hAnsi="Times New Roman" w:cs="Times New Roman"/>
          <w:b w:val="0"/>
          <w:bCs w:val="0"/>
          <w:i w:val="0"/>
          <w:sz w:val="32"/>
          <w:szCs w:val="32"/>
        </w:rPr>
      </w:pPr>
      <w:r w:rsidRPr="003B3413">
        <w:rPr>
          <w:rFonts w:ascii="Times New Roman" w:hAnsi="Times New Roman" w:cs="Times New Roman"/>
          <w:i w:val="0"/>
          <w:sz w:val="32"/>
          <w:szCs w:val="32"/>
        </w:rPr>
        <w:lastRenderedPageBreak/>
        <w:t>Overview</w:t>
      </w:r>
    </w:p>
    <w:p w:rsidR="00DB405A" w:rsidRDefault="00DB405A">
      <w:pPr>
        <w:rPr>
          <w:rFonts w:ascii="Times New Roman" w:eastAsia="Times New Roman" w:hAnsi="Times New Roman" w:cs="Times New Roman"/>
          <w:i/>
          <w:sz w:val="20"/>
          <w:szCs w:val="20"/>
        </w:rPr>
      </w:pPr>
    </w:p>
    <w:p w:rsidR="00DB405A" w:rsidRPr="000C7ACC" w:rsidRDefault="009125BE" w:rsidP="009125BE">
      <w:pPr>
        <w:rPr>
          <w:rFonts w:ascii="Times New Roman" w:eastAsia="Times New Roman" w:hAnsi="Times New Roman" w:cs="Times New Roman"/>
          <w:sz w:val="24"/>
          <w:szCs w:val="24"/>
        </w:rPr>
      </w:pPr>
      <w:r w:rsidRPr="000C7ACC">
        <w:rPr>
          <w:rFonts w:ascii="Times New Roman" w:eastAsia="Times New Roman" w:hAnsi="Times New Roman" w:cs="Times New Roman"/>
          <w:sz w:val="24"/>
          <w:szCs w:val="24"/>
        </w:rPr>
        <w:t xml:space="preserve">This tutorial aims to cover several introductory areas </w:t>
      </w:r>
      <w:r w:rsidR="00CF1FB0" w:rsidRPr="000C7ACC">
        <w:rPr>
          <w:rFonts w:ascii="Times New Roman" w:eastAsia="Times New Roman" w:hAnsi="Times New Roman" w:cs="Times New Roman"/>
          <w:sz w:val="24"/>
          <w:szCs w:val="24"/>
        </w:rPr>
        <w:t xml:space="preserve">of digital </w:t>
      </w:r>
      <w:r w:rsidR="00D12BCF" w:rsidRPr="000C7ACC">
        <w:rPr>
          <w:rFonts w:ascii="Times New Roman" w:eastAsia="Times New Roman" w:hAnsi="Times New Roman" w:cs="Times New Roman"/>
          <w:sz w:val="24"/>
          <w:szCs w:val="24"/>
        </w:rPr>
        <w:t xml:space="preserve">logic </w:t>
      </w:r>
      <w:r w:rsidR="00CF1FB0" w:rsidRPr="000C7ACC">
        <w:rPr>
          <w:rFonts w:ascii="Times New Roman" w:eastAsia="Times New Roman" w:hAnsi="Times New Roman" w:cs="Times New Roman"/>
          <w:sz w:val="24"/>
          <w:szCs w:val="24"/>
        </w:rPr>
        <w:t xml:space="preserve">signal </w:t>
      </w:r>
      <w:r w:rsidR="00D12BCF" w:rsidRPr="000C7ACC">
        <w:rPr>
          <w:rFonts w:ascii="Times New Roman" w:eastAsia="Times New Roman" w:hAnsi="Times New Roman" w:cs="Times New Roman"/>
          <w:sz w:val="24"/>
          <w:szCs w:val="24"/>
        </w:rPr>
        <w:t xml:space="preserve">observation </w:t>
      </w:r>
      <w:r w:rsidR="00CF1FB0" w:rsidRPr="000C7ACC">
        <w:rPr>
          <w:rFonts w:ascii="Times New Roman" w:eastAsia="Times New Roman" w:hAnsi="Times New Roman" w:cs="Times New Roman"/>
          <w:sz w:val="24"/>
          <w:szCs w:val="24"/>
        </w:rPr>
        <w:t>and analysis</w:t>
      </w:r>
      <w:r w:rsidRPr="000C7ACC">
        <w:rPr>
          <w:rFonts w:ascii="Times New Roman" w:eastAsia="Times New Roman" w:hAnsi="Times New Roman" w:cs="Times New Roman"/>
          <w:sz w:val="24"/>
          <w:szCs w:val="24"/>
        </w:rPr>
        <w:t xml:space="preserve">. </w:t>
      </w:r>
      <w:proofErr w:type="gramStart"/>
      <w:r w:rsidRPr="000C7ACC">
        <w:rPr>
          <w:rFonts w:ascii="Times New Roman" w:eastAsia="Times New Roman" w:hAnsi="Times New Roman" w:cs="Times New Roman"/>
          <w:sz w:val="24"/>
          <w:szCs w:val="24"/>
        </w:rPr>
        <w:t>At the completion of this tutorial, you should know how to trigger</w:t>
      </w:r>
      <w:r w:rsidR="00EB6E50">
        <w:rPr>
          <w:rFonts w:ascii="Times New Roman" w:eastAsia="Times New Roman" w:hAnsi="Times New Roman" w:cs="Times New Roman"/>
          <w:sz w:val="24"/>
          <w:szCs w:val="24"/>
        </w:rPr>
        <w:t xml:space="preserve"> on</w:t>
      </w:r>
      <w:r w:rsidRPr="000C7ACC">
        <w:rPr>
          <w:rFonts w:ascii="Times New Roman" w:eastAsia="Times New Roman" w:hAnsi="Times New Roman" w:cs="Times New Roman"/>
          <w:sz w:val="24"/>
          <w:szCs w:val="24"/>
        </w:rPr>
        <w:t xml:space="preserve"> a digital signal, probe</w:t>
      </w:r>
      <w:r w:rsidR="00CF1FB0" w:rsidRPr="000C7ACC">
        <w:rPr>
          <w:rFonts w:ascii="Times New Roman" w:eastAsia="Times New Roman" w:hAnsi="Times New Roman" w:cs="Times New Roman"/>
          <w:sz w:val="24"/>
          <w:szCs w:val="24"/>
        </w:rPr>
        <w:t xml:space="preserve"> digital </w:t>
      </w:r>
      <w:r w:rsidR="00E515A9" w:rsidRPr="000C7ACC">
        <w:rPr>
          <w:rFonts w:ascii="Times New Roman" w:eastAsia="Times New Roman" w:hAnsi="Times New Roman" w:cs="Times New Roman"/>
          <w:sz w:val="24"/>
          <w:szCs w:val="24"/>
        </w:rPr>
        <w:t>signals (</w:t>
      </w:r>
      <w:r w:rsidR="00D12BCF" w:rsidRPr="000C7ACC">
        <w:rPr>
          <w:rFonts w:ascii="Times New Roman" w:eastAsia="Times New Roman" w:hAnsi="Times New Roman" w:cs="Times New Roman"/>
          <w:sz w:val="24"/>
          <w:szCs w:val="24"/>
        </w:rPr>
        <w:t xml:space="preserve">logic levels, </w:t>
      </w:r>
      <w:r w:rsidR="00CF1FB0" w:rsidRPr="000C7ACC">
        <w:rPr>
          <w:rFonts w:ascii="Times New Roman" w:eastAsia="Times New Roman" w:hAnsi="Times New Roman" w:cs="Times New Roman"/>
          <w:sz w:val="24"/>
          <w:szCs w:val="24"/>
        </w:rPr>
        <w:t>fr</w:t>
      </w:r>
      <w:r w:rsidRPr="000C7ACC">
        <w:rPr>
          <w:rFonts w:ascii="Times New Roman" w:eastAsia="Times New Roman" w:hAnsi="Times New Roman" w:cs="Times New Roman"/>
          <w:sz w:val="24"/>
          <w:szCs w:val="24"/>
        </w:rPr>
        <w:t>equency and period), adjust a signal</w:t>
      </w:r>
      <w:r w:rsidR="00D12BCF" w:rsidRPr="000C7ACC">
        <w:rPr>
          <w:rFonts w:ascii="Times New Roman" w:eastAsia="Times New Roman" w:hAnsi="Times New Roman" w:cs="Times New Roman"/>
          <w:sz w:val="24"/>
          <w:szCs w:val="24"/>
        </w:rPr>
        <w:t xml:space="preserve"> display attributes</w:t>
      </w:r>
      <w:r w:rsidRPr="000C7ACC">
        <w:rPr>
          <w:rFonts w:ascii="Times New Roman" w:eastAsia="Times New Roman" w:hAnsi="Times New Roman" w:cs="Times New Roman"/>
          <w:sz w:val="24"/>
          <w:szCs w:val="24"/>
        </w:rPr>
        <w:t xml:space="preserve"> to be meaningful, </w:t>
      </w:r>
      <w:r w:rsidR="00D12BCF" w:rsidRPr="000C7ACC">
        <w:rPr>
          <w:rFonts w:ascii="Times New Roman" w:eastAsia="Times New Roman" w:hAnsi="Times New Roman" w:cs="Times New Roman"/>
          <w:sz w:val="24"/>
          <w:szCs w:val="24"/>
        </w:rPr>
        <w:t>enter or edit</w:t>
      </w:r>
      <w:r w:rsidRPr="000C7ACC">
        <w:rPr>
          <w:rFonts w:ascii="Times New Roman" w:eastAsia="Times New Roman" w:hAnsi="Times New Roman" w:cs="Times New Roman"/>
          <w:sz w:val="24"/>
          <w:szCs w:val="24"/>
        </w:rPr>
        <w:t xml:space="preserve"> digital input labels,</w:t>
      </w:r>
      <w:r w:rsidR="00CF1FB0" w:rsidRPr="000C7ACC">
        <w:rPr>
          <w:rFonts w:ascii="Times New Roman" w:eastAsia="Times New Roman" w:hAnsi="Times New Roman" w:cs="Times New Roman"/>
          <w:sz w:val="24"/>
          <w:szCs w:val="24"/>
        </w:rPr>
        <w:t xml:space="preserve"> and </w:t>
      </w:r>
      <w:r w:rsidRPr="000C7ACC">
        <w:rPr>
          <w:rFonts w:ascii="Times New Roman" w:eastAsia="Times New Roman" w:hAnsi="Times New Roman" w:cs="Times New Roman"/>
          <w:sz w:val="24"/>
          <w:szCs w:val="24"/>
        </w:rPr>
        <w:t>transfer wave</w:t>
      </w:r>
      <w:r w:rsidR="00C75CB4">
        <w:rPr>
          <w:rFonts w:ascii="Times New Roman" w:eastAsia="Times New Roman" w:hAnsi="Times New Roman" w:cs="Times New Roman"/>
          <w:sz w:val="24"/>
          <w:szCs w:val="24"/>
        </w:rPr>
        <w:t xml:space="preserve">form data to the </w:t>
      </w:r>
      <w:proofErr w:type="spellStart"/>
      <w:r w:rsidR="00C75CB4">
        <w:rPr>
          <w:rFonts w:ascii="Times New Roman" w:eastAsia="Times New Roman" w:hAnsi="Times New Roman" w:cs="Times New Roman"/>
          <w:sz w:val="24"/>
          <w:szCs w:val="24"/>
        </w:rPr>
        <w:t>Keysight</w:t>
      </w:r>
      <w:proofErr w:type="spellEnd"/>
      <w:r w:rsidR="00C75CB4">
        <w:rPr>
          <w:rFonts w:ascii="Times New Roman" w:eastAsia="Times New Roman" w:hAnsi="Times New Roman" w:cs="Times New Roman"/>
          <w:sz w:val="24"/>
          <w:szCs w:val="24"/>
        </w:rPr>
        <w:t xml:space="preserve"> </w:t>
      </w:r>
      <w:proofErr w:type="spellStart"/>
      <w:r w:rsidR="00C75CB4">
        <w:rPr>
          <w:rFonts w:ascii="Times New Roman" w:eastAsia="Times New Roman" w:hAnsi="Times New Roman" w:cs="Times New Roman"/>
          <w:sz w:val="24"/>
          <w:szCs w:val="24"/>
        </w:rPr>
        <w:t>BenchV</w:t>
      </w:r>
      <w:r w:rsidRPr="000C7ACC">
        <w:rPr>
          <w:rFonts w:ascii="Times New Roman" w:eastAsia="Times New Roman" w:hAnsi="Times New Roman" w:cs="Times New Roman"/>
          <w:sz w:val="24"/>
          <w:szCs w:val="24"/>
        </w:rPr>
        <w:t>ue</w:t>
      </w:r>
      <w:proofErr w:type="spellEnd"/>
      <w:r w:rsidR="00D12BCF" w:rsidRPr="000C7ACC">
        <w:rPr>
          <w:rFonts w:ascii="Times New Roman" w:eastAsia="Times New Roman" w:hAnsi="Times New Roman" w:cs="Times New Roman"/>
          <w:sz w:val="24"/>
          <w:szCs w:val="24"/>
        </w:rPr>
        <w:t xml:space="preserve"> utility</w:t>
      </w:r>
      <w:ins w:id="17" w:author="Gursel" w:date="2017-05-03T10:41:00Z">
        <w:r w:rsidR="001F7A6D">
          <w:rPr>
            <w:rFonts w:ascii="Times New Roman" w:eastAsia="Times New Roman" w:hAnsi="Times New Roman" w:cs="Times New Roman"/>
            <w:sz w:val="24"/>
            <w:szCs w:val="24"/>
          </w:rPr>
          <w:t xml:space="preserve"> (which is available </w:t>
        </w:r>
      </w:ins>
      <w:ins w:id="18" w:author="Gursel" w:date="2017-05-03T10:42:00Z">
        <w:r w:rsidR="001F7A6D">
          <w:rPr>
            <w:rFonts w:ascii="Times New Roman" w:eastAsia="Times New Roman" w:hAnsi="Times New Roman" w:cs="Times New Roman"/>
            <w:sz w:val="24"/>
            <w:szCs w:val="24"/>
          </w:rPr>
          <w:t>in Embedded Systems lab</w:t>
        </w:r>
      </w:ins>
      <w:ins w:id="19" w:author="Gursel" w:date="2017-05-03T10:41:00Z">
        <w:r w:rsidR="001F7A6D">
          <w:rPr>
            <w:rFonts w:ascii="Times New Roman" w:eastAsia="Times New Roman" w:hAnsi="Times New Roman" w:cs="Times New Roman"/>
            <w:sz w:val="24"/>
            <w:szCs w:val="24"/>
          </w:rPr>
          <w:t>)</w:t>
        </w:r>
      </w:ins>
      <w:r w:rsidR="00D12BCF" w:rsidRPr="000C7ACC">
        <w:rPr>
          <w:rFonts w:ascii="Times New Roman" w:eastAsia="Times New Roman" w:hAnsi="Times New Roman" w:cs="Times New Roman"/>
          <w:sz w:val="24"/>
          <w:szCs w:val="24"/>
        </w:rPr>
        <w:t xml:space="preserve"> running on a PC</w:t>
      </w:r>
      <w:r w:rsidRPr="000C7ACC">
        <w:rPr>
          <w:rFonts w:ascii="Times New Roman" w:eastAsia="Times New Roman" w:hAnsi="Times New Roman" w:cs="Times New Roman"/>
          <w:sz w:val="24"/>
          <w:szCs w:val="24"/>
        </w:rPr>
        <w:t xml:space="preserve"> for </w:t>
      </w:r>
      <w:r w:rsidR="00D12BCF" w:rsidRPr="000C7ACC">
        <w:rPr>
          <w:rFonts w:ascii="Times New Roman" w:eastAsia="Times New Roman" w:hAnsi="Times New Roman" w:cs="Times New Roman"/>
          <w:sz w:val="24"/>
          <w:szCs w:val="24"/>
        </w:rPr>
        <w:t xml:space="preserve">follow-up </w:t>
      </w:r>
      <w:r w:rsidRPr="000C7ACC">
        <w:rPr>
          <w:rFonts w:ascii="Times New Roman" w:eastAsia="Times New Roman" w:hAnsi="Times New Roman" w:cs="Times New Roman"/>
          <w:sz w:val="24"/>
          <w:szCs w:val="24"/>
        </w:rPr>
        <w:t xml:space="preserve">analysis and </w:t>
      </w:r>
      <w:r w:rsidR="00D12BCF" w:rsidRPr="000C7ACC">
        <w:rPr>
          <w:rFonts w:ascii="Times New Roman" w:eastAsia="Times New Roman" w:hAnsi="Times New Roman" w:cs="Times New Roman"/>
          <w:sz w:val="24"/>
          <w:szCs w:val="24"/>
        </w:rPr>
        <w:t>processing</w:t>
      </w:r>
      <w:r w:rsidRPr="000C7ACC">
        <w:rPr>
          <w:rFonts w:ascii="Times New Roman" w:eastAsia="Times New Roman" w:hAnsi="Times New Roman" w:cs="Times New Roman"/>
          <w:sz w:val="24"/>
          <w:szCs w:val="24"/>
        </w:rPr>
        <w:t>.</w:t>
      </w:r>
      <w:proofErr w:type="gramEnd"/>
      <w:r w:rsidRPr="000C7ACC">
        <w:rPr>
          <w:rFonts w:ascii="Times New Roman" w:eastAsia="Times New Roman" w:hAnsi="Times New Roman" w:cs="Times New Roman"/>
          <w:sz w:val="24"/>
          <w:szCs w:val="24"/>
        </w:rPr>
        <w:t xml:space="preserve"> </w:t>
      </w:r>
    </w:p>
    <w:p w:rsidR="00DB405A" w:rsidRPr="000C7ACC" w:rsidRDefault="00DB405A">
      <w:pPr>
        <w:spacing w:before="11"/>
        <w:rPr>
          <w:rFonts w:ascii="Times New Roman" w:eastAsia="Times New Roman" w:hAnsi="Times New Roman" w:cs="Times New Roman"/>
          <w:i/>
          <w:sz w:val="24"/>
          <w:szCs w:val="24"/>
        </w:rPr>
      </w:pPr>
    </w:p>
    <w:p w:rsidR="00E515A9" w:rsidRDefault="00E515A9">
      <w:pPr>
        <w:pStyle w:val="Heading1"/>
        <w:ind w:right="117"/>
      </w:pPr>
    </w:p>
    <w:p w:rsidR="00C10C49" w:rsidRPr="003B3413" w:rsidRDefault="00C10C49" w:rsidP="00C10C49">
      <w:pPr>
        <w:pStyle w:val="Heading1"/>
        <w:ind w:left="0" w:right="109"/>
        <w:rPr>
          <w:rFonts w:ascii="Times New Roman" w:hAnsi="Times New Roman" w:cs="Times New Roman"/>
          <w:b w:val="0"/>
          <w:bCs w:val="0"/>
          <w:i w:val="0"/>
          <w:sz w:val="32"/>
          <w:szCs w:val="32"/>
        </w:rPr>
      </w:pPr>
      <w:r w:rsidRPr="003B3413">
        <w:rPr>
          <w:rFonts w:ascii="Times New Roman" w:hAnsi="Times New Roman" w:cs="Times New Roman"/>
          <w:i w:val="0"/>
          <w:sz w:val="32"/>
          <w:szCs w:val="32"/>
        </w:rPr>
        <w:t>Safety Considerations</w:t>
      </w:r>
    </w:p>
    <w:p w:rsidR="00E515A9" w:rsidRDefault="00E515A9">
      <w:pPr>
        <w:pStyle w:val="Heading1"/>
        <w:ind w:right="117"/>
      </w:pPr>
    </w:p>
    <w:p w:rsidR="00E515A9" w:rsidRDefault="00C10C49">
      <w:pPr>
        <w:pStyle w:val="Heading1"/>
        <w:ind w:right="117"/>
      </w:pPr>
      <w:r>
        <w:rPr>
          <w:noProof/>
        </w:rPr>
        <w:drawing>
          <wp:inline distT="0" distB="0" distL="0" distR="0" wp14:anchorId="199AB6EC" wp14:editId="5F6845FD">
            <wp:extent cx="5651500" cy="1260719"/>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51500" cy="1260719"/>
                    </a:xfrm>
                    <a:prstGeom prst="rect">
                      <a:avLst/>
                    </a:prstGeom>
                  </pic:spPr>
                </pic:pic>
              </a:graphicData>
            </a:graphic>
          </wp:inline>
        </w:drawing>
      </w:r>
    </w:p>
    <w:p w:rsidR="00E515A9" w:rsidRDefault="00E515A9">
      <w:pPr>
        <w:pStyle w:val="Heading1"/>
        <w:ind w:right="117"/>
      </w:pPr>
    </w:p>
    <w:p w:rsidR="00E515A9" w:rsidRDefault="00881320">
      <w:pPr>
        <w:pStyle w:val="Heading1"/>
        <w:ind w:right="117"/>
      </w:pPr>
      <w:r>
        <w:rPr>
          <w:noProof/>
        </w:rPr>
        <w:drawing>
          <wp:inline distT="0" distB="0" distL="0" distR="0" wp14:anchorId="3E51D4F9" wp14:editId="64643B08">
            <wp:extent cx="5400675" cy="381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675" cy="381000"/>
                    </a:xfrm>
                    <a:prstGeom prst="rect">
                      <a:avLst/>
                    </a:prstGeom>
                  </pic:spPr>
                </pic:pic>
              </a:graphicData>
            </a:graphic>
          </wp:inline>
        </w:drawing>
      </w:r>
    </w:p>
    <w:p w:rsidR="00E515A9" w:rsidRDefault="00E515A9">
      <w:pPr>
        <w:pStyle w:val="Heading1"/>
        <w:ind w:right="117"/>
      </w:pPr>
    </w:p>
    <w:p w:rsidR="00571FC0" w:rsidRDefault="00571FC0" w:rsidP="00927D7C">
      <w:pPr>
        <w:pStyle w:val="Heading1"/>
        <w:ind w:left="0" w:right="117"/>
      </w:pPr>
    </w:p>
    <w:p w:rsidR="00EB6E50" w:rsidRDefault="00EB6E50">
      <w:pPr>
        <w:rPr>
          <w:rFonts w:ascii="Times New Roman" w:eastAsia="Arial" w:hAnsi="Times New Roman" w:cs="Times New Roman"/>
          <w:b/>
          <w:bCs/>
          <w:sz w:val="32"/>
          <w:szCs w:val="32"/>
        </w:rPr>
      </w:pPr>
      <w:r>
        <w:rPr>
          <w:rFonts w:ascii="Times New Roman" w:hAnsi="Times New Roman" w:cs="Times New Roman"/>
          <w:i/>
          <w:sz w:val="32"/>
          <w:szCs w:val="32"/>
        </w:rPr>
        <w:br w:type="page"/>
      </w:r>
    </w:p>
    <w:p w:rsidR="00DB405A" w:rsidRPr="003B3413" w:rsidRDefault="00BE43A2" w:rsidP="00927D7C">
      <w:pPr>
        <w:pStyle w:val="Heading1"/>
        <w:ind w:left="0" w:right="117"/>
        <w:rPr>
          <w:rFonts w:ascii="Times New Roman" w:hAnsi="Times New Roman" w:cs="Times New Roman"/>
          <w:b w:val="0"/>
          <w:bCs w:val="0"/>
          <w:i w:val="0"/>
          <w:sz w:val="32"/>
          <w:szCs w:val="32"/>
        </w:rPr>
      </w:pPr>
      <w:r w:rsidRPr="003B3413">
        <w:rPr>
          <w:rFonts w:ascii="Times New Roman" w:hAnsi="Times New Roman" w:cs="Times New Roman"/>
          <w:i w:val="0"/>
          <w:sz w:val="32"/>
          <w:szCs w:val="32"/>
        </w:rPr>
        <w:lastRenderedPageBreak/>
        <w:t>Tutorial</w:t>
      </w:r>
    </w:p>
    <w:p w:rsidR="00EB6E50" w:rsidRDefault="00EB6E50">
      <w:pPr>
        <w:pStyle w:val="BodyText"/>
        <w:spacing w:before="59"/>
        <w:ind w:left="100" w:right="117"/>
        <w:rPr>
          <w:rFonts w:cs="Times New Roman"/>
          <w:sz w:val="24"/>
          <w:szCs w:val="24"/>
        </w:rPr>
      </w:pPr>
    </w:p>
    <w:p w:rsidR="00DB405A" w:rsidRPr="000C7ACC" w:rsidRDefault="00BE43A2">
      <w:pPr>
        <w:pStyle w:val="BodyText"/>
        <w:spacing w:before="59"/>
        <w:ind w:left="100" w:right="117"/>
        <w:rPr>
          <w:rFonts w:cs="Times New Roman"/>
          <w:sz w:val="24"/>
          <w:szCs w:val="24"/>
        </w:rPr>
      </w:pPr>
      <w:r w:rsidRPr="000C7ACC">
        <w:rPr>
          <w:rFonts w:cs="Times New Roman"/>
          <w:sz w:val="24"/>
          <w:szCs w:val="24"/>
        </w:rPr>
        <w:t>Let’s start the tutorial by performing the steps in the order</w:t>
      </w:r>
      <w:r w:rsidRPr="000C7ACC">
        <w:rPr>
          <w:rFonts w:cs="Times New Roman"/>
          <w:spacing w:val="-32"/>
          <w:sz w:val="24"/>
          <w:szCs w:val="24"/>
        </w:rPr>
        <w:t xml:space="preserve"> </w:t>
      </w:r>
      <w:r w:rsidRPr="000C7ACC">
        <w:rPr>
          <w:rFonts w:cs="Times New Roman"/>
          <w:sz w:val="24"/>
          <w:szCs w:val="24"/>
        </w:rPr>
        <w:t>given.</w:t>
      </w:r>
    </w:p>
    <w:p w:rsidR="00DB405A" w:rsidRPr="000C7ACC" w:rsidRDefault="00DB405A">
      <w:pPr>
        <w:spacing w:before="11"/>
        <w:rPr>
          <w:rFonts w:ascii="Times New Roman" w:eastAsia="Times New Roman" w:hAnsi="Times New Roman" w:cs="Times New Roman"/>
          <w:sz w:val="24"/>
          <w:szCs w:val="24"/>
        </w:rPr>
      </w:pPr>
    </w:p>
    <w:p w:rsidR="00DB405A" w:rsidRPr="000C7ACC" w:rsidRDefault="00BE43A2">
      <w:pPr>
        <w:pStyle w:val="ListParagraph"/>
        <w:numPr>
          <w:ilvl w:val="0"/>
          <w:numId w:val="1"/>
        </w:numPr>
        <w:tabs>
          <w:tab w:val="left" w:pos="460"/>
        </w:tabs>
        <w:ind w:right="117"/>
        <w:rPr>
          <w:rFonts w:ascii="Times New Roman" w:eastAsia="Times New Roman" w:hAnsi="Times New Roman" w:cs="Times New Roman"/>
          <w:sz w:val="24"/>
          <w:szCs w:val="24"/>
        </w:rPr>
      </w:pPr>
      <w:r w:rsidRPr="000C7ACC">
        <w:rPr>
          <w:rFonts w:ascii="Times New Roman" w:hAnsi="Times New Roman" w:cs="Times New Roman"/>
          <w:sz w:val="24"/>
          <w:szCs w:val="24"/>
        </w:rPr>
        <w:t>Boot the PC at your station if it is not already on with Windows</w:t>
      </w:r>
      <w:r w:rsidRPr="000C7ACC">
        <w:rPr>
          <w:rFonts w:ascii="Times New Roman" w:hAnsi="Times New Roman" w:cs="Times New Roman"/>
          <w:spacing w:val="-8"/>
          <w:sz w:val="24"/>
          <w:szCs w:val="24"/>
        </w:rPr>
        <w:t xml:space="preserve"> </w:t>
      </w:r>
      <w:r w:rsidR="00D12BCF" w:rsidRPr="000C7ACC">
        <w:rPr>
          <w:rFonts w:ascii="Times New Roman" w:hAnsi="Times New Roman" w:cs="Times New Roman"/>
          <w:spacing w:val="-8"/>
          <w:sz w:val="24"/>
          <w:szCs w:val="24"/>
        </w:rPr>
        <w:t xml:space="preserve">already </w:t>
      </w:r>
      <w:r w:rsidRPr="000C7ACC">
        <w:rPr>
          <w:rFonts w:ascii="Times New Roman" w:hAnsi="Times New Roman" w:cs="Times New Roman"/>
          <w:sz w:val="24"/>
          <w:szCs w:val="24"/>
        </w:rPr>
        <w:t>booted.</w:t>
      </w:r>
    </w:p>
    <w:p w:rsidR="00DB405A" w:rsidRPr="000C7ACC" w:rsidRDefault="0043780F" w:rsidP="00A33956">
      <w:pPr>
        <w:pStyle w:val="ListParagraph"/>
        <w:numPr>
          <w:ilvl w:val="0"/>
          <w:numId w:val="1"/>
        </w:numPr>
        <w:tabs>
          <w:tab w:val="left" w:pos="460"/>
        </w:tabs>
        <w:ind w:right="313"/>
        <w:rPr>
          <w:rFonts w:ascii="Times New Roman" w:eastAsia="Times New Roman" w:hAnsi="Times New Roman" w:cs="Times New Roman"/>
          <w:sz w:val="24"/>
          <w:szCs w:val="24"/>
        </w:rPr>
      </w:pPr>
      <w:r w:rsidRPr="000C7ACC">
        <w:rPr>
          <w:rFonts w:ascii="Times New Roman" w:hAnsi="Times New Roman" w:cs="Times New Roman"/>
          <w:sz w:val="24"/>
          <w:szCs w:val="24"/>
        </w:rPr>
        <w:t>Turn on the X 3012A by pressing the power button near the lower left</w:t>
      </w:r>
      <w:r w:rsidR="00BE43A2" w:rsidRPr="000C7ACC">
        <w:rPr>
          <w:rFonts w:ascii="Times New Roman" w:hAnsi="Times New Roman" w:cs="Times New Roman"/>
          <w:sz w:val="24"/>
          <w:szCs w:val="24"/>
        </w:rPr>
        <w:t xml:space="preserve"> corner of the display. The button should remain in the</w:t>
      </w:r>
      <w:r w:rsidR="00C92884" w:rsidRPr="000C7ACC">
        <w:rPr>
          <w:rFonts w:ascii="Times New Roman" w:hAnsi="Times New Roman" w:cs="Times New Roman"/>
          <w:spacing w:val="12"/>
          <w:sz w:val="24"/>
          <w:szCs w:val="24"/>
        </w:rPr>
        <w:t xml:space="preserve"> </w:t>
      </w:r>
      <w:r w:rsidR="00BE43A2" w:rsidRPr="000C7ACC">
        <w:rPr>
          <w:rFonts w:ascii="Times New Roman" w:hAnsi="Times New Roman" w:cs="Times New Roman"/>
          <w:sz w:val="24"/>
          <w:szCs w:val="24"/>
        </w:rPr>
        <w:t>depressed</w:t>
      </w:r>
      <w:r w:rsidR="00BE43A2" w:rsidRPr="000C7ACC">
        <w:rPr>
          <w:rFonts w:ascii="Times New Roman" w:hAnsi="Times New Roman" w:cs="Times New Roman"/>
          <w:spacing w:val="-1"/>
          <w:sz w:val="24"/>
          <w:szCs w:val="24"/>
        </w:rPr>
        <w:t xml:space="preserve"> </w:t>
      </w:r>
      <w:r w:rsidR="00BE43A2" w:rsidRPr="000C7ACC">
        <w:rPr>
          <w:rFonts w:ascii="Times New Roman" w:hAnsi="Times New Roman" w:cs="Times New Roman"/>
          <w:sz w:val="24"/>
          <w:szCs w:val="24"/>
        </w:rPr>
        <w:t xml:space="preserve">position. To turn the </w:t>
      </w:r>
      <w:r w:rsidR="00C92884" w:rsidRPr="000C7ACC">
        <w:rPr>
          <w:rFonts w:ascii="Times New Roman" w:hAnsi="Times New Roman" w:cs="Times New Roman"/>
          <w:sz w:val="24"/>
          <w:szCs w:val="24"/>
        </w:rPr>
        <w:t>oscilloscope off press</w:t>
      </w:r>
      <w:r w:rsidR="00BE43A2" w:rsidRPr="000C7ACC">
        <w:rPr>
          <w:rFonts w:ascii="Times New Roman" w:hAnsi="Times New Roman" w:cs="Times New Roman"/>
          <w:sz w:val="24"/>
          <w:szCs w:val="24"/>
        </w:rPr>
        <w:t xml:space="preserve"> the button a second time and the button should stay in</w:t>
      </w:r>
      <w:r w:rsidR="00BE43A2" w:rsidRPr="000C7ACC">
        <w:rPr>
          <w:rFonts w:ascii="Times New Roman" w:hAnsi="Times New Roman" w:cs="Times New Roman"/>
          <w:spacing w:val="3"/>
          <w:sz w:val="24"/>
          <w:szCs w:val="24"/>
        </w:rPr>
        <w:t xml:space="preserve"> </w:t>
      </w:r>
      <w:r w:rsidR="00BE43A2" w:rsidRPr="000C7ACC">
        <w:rPr>
          <w:rFonts w:ascii="Times New Roman" w:hAnsi="Times New Roman" w:cs="Times New Roman"/>
          <w:sz w:val="24"/>
          <w:szCs w:val="24"/>
        </w:rPr>
        <w:t>t</w:t>
      </w:r>
      <w:r w:rsidR="00A33956" w:rsidRPr="000C7ACC">
        <w:rPr>
          <w:rFonts w:ascii="Times New Roman" w:hAnsi="Times New Roman" w:cs="Times New Roman"/>
          <w:sz w:val="24"/>
          <w:szCs w:val="24"/>
        </w:rPr>
        <w:t xml:space="preserve">he non-depressed position. Press the button a third time to turn on the oscilloscope. As the oscilloscope warms up and the built-in computer self-tests the system, a booting screen </w:t>
      </w:r>
      <w:r w:rsidR="00F2070A">
        <w:rPr>
          <w:rFonts w:ascii="Times New Roman" w:hAnsi="Times New Roman" w:cs="Times New Roman"/>
          <w:sz w:val="24"/>
          <w:szCs w:val="24"/>
        </w:rPr>
        <w:t xml:space="preserve">as shown in Figure 2 </w:t>
      </w:r>
      <w:r w:rsidR="00A33956" w:rsidRPr="000C7ACC">
        <w:rPr>
          <w:rFonts w:ascii="Times New Roman" w:hAnsi="Times New Roman" w:cs="Times New Roman"/>
          <w:sz w:val="24"/>
          <w:szCs w:val="24"/>
        </w:rPr>
        <w:t xml:space="preserve">appears with the word </w:t>
      </w:r>
      <w:proofErr w:type="spellStart"/>
      <w:r w:rsidR="00A33956" w:rsidRPr="000C7ACC">
        <w:rPr>
          <w:rFonts w:ascii="Times New Roman" w:hAnsi="Times New Roman" w:cs="Times New Roman"/>
          <w:sz w:val="24"/>
          <w:szCs w:val="24"/>
        </w:rPr>
        <w:t>Keysight</w:t>
      </w:r>
      <w:proofErr w:type="spellEnd"/>
      <w:r w:rsidR="00D12BCF" w:rsidRPr="000C7ACC">
        <w:rPr>
          <w:rFonts w:ascii="Times New Roman" w:hAnsi="Times New Roman" w:cs="Times New Roman"/>
          <w:sz w:val="24"/>
          <w:szCs w:val="24"/>
        </w:rPr>
        <w:t xml:space="preserve"> </w:t>
      </w:r>
      <w:r w:rsidR="00A33956" w:rsidRPr="000C7ACC">
        <w:rPr>
          <w:rFonts w:ascii="Times New Roman" w:hAnsi="Times New Roman" w:cs="Times New Roman"/>
          <w:sz w:val="24"/>
          <w:szCs w:val="24"/>
        </w:rPr>
        <w:t>(amon</w:t>
      </w:r>
      <w:r w:rsidR="00DC34F8" w:rsidRPr="000C7ACC">
        <w:rPr>
          <w:rFonts w:ascii="Times New Roman" w:hAnsi="Times New Roman" w:cs="Times New Roman"/>
          <w:sz w:val="24"/>
          <w:szCs w:val="24"/>
        </w:rPr>
        <w:t>g othe</w:t>
      </w:r>
      <w:r w:rsidR="00C92884" w:rsidRPr="000C7ACC">
        <w:rPr>
          <w:rFonts w:ascii="Times New Roman" w:hAnsi="Times New Roman" w:cs="Times New Roman"/>
          <w:sz w:val="24"/>
          <w:szCs w:val="24"/>
        </w:rPr>
        <w:t>r things)</w:t>
      </w:r>
      <w:r w:rsidR="00DC34F8" w:rsidRPr="000C7ACC">
        <w:rPr>
          <w:rFonts w:ascii="Times New Roman" w:hAnsi="Times New Roman" w:cs="Times New Roman"/>
          <w:sz w:val="24"/>
          <w:szCs w:val="24"/>
        </w:rPr>
        <w:t>.</w:t>
      </w:r>
    </w:p>
    <w:p w:rsidR="00571FC0" w:rsidRPr="000C7ACC" w:rsidRDefault="00571FC0" w:rsidP="00571FC0">
      <w:pPr>
        <w:rPr>
          <w:rFonts w:ascii="Times New Roman" w:eastAsia="Times New Roman" w:hAnsi="Times New Roman" w:cs="Times New Roman"/>
          <w:sz w:val="24"/>
          <w:szCs w:val="24"/>
        </w:rPr>
      </w:pPr>
    </w:p>
    <w:p w:rsidR="00571FC0" w:rsidRDefault="00571FC0" w:rsidP="00571FC0">
      <w:pPr>
        <w:rPr>
          <w:rFonts w:ascii="Times New Roman" w:eastAsia="Times New Roman" w:hAnsi="Times New Roman" w:cs="Times New Roman"/>
          <w:sz w:val="20"/>
          <w:szCs w:val="20"/>
        </w:rPr>
      </w:pPr>
    </w:p>
    <w:p w:rsidR="00571FC0" w:rsidRDefault="00EB6E50" w:rsidP="00571FC0">
      <w:pPr>
        <w:rPr>
          <w:rFonts w:ascii="Times New Roman" w:eastAsia="Times New Roman" w:hAnsi="Times New Roman" w:cs="Times New Roman"/>
          <w:sz w:val="20"/>
          <w:szCs w:val="20"/>
        </w:rPr>
      </w:pPr>
      <w:r>
        <w:rPr>
          <w:rFonts w:ascii="Times New Roman" w:eastAsia="Times New Roman" w:hAnsi="Times New Roman" w:cs="Times New Roman"/>
          <w:noProof/>
          <w:sz w:val="24"/>
          <w:szCs w:val="24"/>
        </w:rPr>
        <w:drawing>
          <wp:anchor distT="0" distB="0" distL="114300" distR="114300" simplePos="0" relativeHeight="251743232" behindDoc="1" locked="0" layoutInCell="1" allowOverlap="1" wp14:anchorId="7439954B" wp14:editId="602153F5">
            <wp:simplePos x="0" y="0"/>
            <wp:positionH relativeFrom="column">
              <wp:posOffset>193040</wp:posOffset>
            </wp:positionH>
            <wp:positionV relativeFrom="paragraph">
              <wp:posOffset>223520</wp:posOffset>
            </wp:positionV>
            <wp:extent cx="5755005" cy="3235960"/>
            <wp:effectExtent l="0" t="0" r="0" b="2540"/>
            <wp:wrapTight wrapText="bothSides">
              <wp:wrapPolygon edited="0">
                <wp:start x="0" y="0"/>
                <wp:lineTo x="0" y="21490"/>
                <wp:lineTo x="21521" y="21490"/>
                <wp:lineTo x="21521" y="0"/>
                <wp:lineTo x="0" y="0"/>
              </wp:wrapPolygon>
            </wp:wrapTight>
            <wp:docPr id="459" name="Picture 459" descr="C:\Users\Jake\Desktop\Oscilloscope Upgrade\20151116_124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ke\Desktop\Oscilloscope Upgrade\20151116_12494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5005" cy="3235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1FC0" w:rsidRDefault="00571FC0" w:rsidP="00571FC0">
      <w:pPr>
        <w:rPr>
          <w:rFonts w:ascii="Times New Roman" w:eastAsia="Times New Roman" w:hAnsi="Times New Roman" w:cs="Times New Roman"/>
          <w:sz w:val="20"/>
          <w:szCs w:val="20"/>
        </w:rPr>
      </w:pPr>
    </w:p>
    <w:p w:rsidR="00571FC0" w:rsidRDefault="00571FC0" w:rsidP="00571FC0">
      <w:pPr>
        <w:rPr>
          <w:rFonts w:ascii="Times New Roman" w:eastAsia="Times New Roman" w:hAnsi="Times New Roman" w:cs="Times New Roman"/>
          <w:sz w:val="20"/>
          <w:szCs w:val="20"/>
        </w:rPr>
      </w:pPr>
    </w:p>
    <w:p w:rsidR="00050388" w:rsidRDefault="00050388" w:rsidP="00571FC0">
      <w:pPr>
        <w:rPr>
          <w:rFonts w:ascii="Times New Roman" w:eastAsia="Times New Roman" w:hAnsi="Times New Roman" w:cs="Times New Roman"/>
          <w:sz w:val="20"/>
          <w:szCs w:val="20"/>
        </w:rPr>
      </w:pPr>
    </w:p>
    <w:p w:rsidR="00B221DA" w:rsidRDefault="00C626FF" w:rsidP="00072453">
      <w:pPr>
        <w:ind w:left="2160" w:firstLine="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roofErr w:type="gramStart"/>
      <w:r w:rsidR="00BC7393">
        <w:rPr>
          <w:rFonts w:ascii="Times New Roman" w:eastAsia="Times New Roman" w:hAnsi="Times New Roman" w:cs="Times New Roman"/>
          <w:b/>
          <w:sz w:val="20"/>
          <w:szCs w:val="20"/>
        </w:rPr>
        <w:t xml:space="preserve">Figure </w:t>
      </w:r>
      <w:r w:rsidR="00F2070A">
        <w:rPr>
          <w:rFonts w:ascii="Times New Roman" w:eastAsia="Times New Roman" w:hAnsi="Times New Roman" w:cs="Times New Roman"/>
          <w:b/>
          <w:sz w:val="20"/>
          <w:szCs w:val="20"/>
        </w:rPr>
        <w:t>2</w:t>
      </w:r>
      <w:r w:rsidR="00072453">
        <w:rPr>
          <w:rFonts w:ascii="Times New Roman" w:eastAsia="Times New Roman" w:hAnsi="Times New Roman" w:cs="Times New Roman"/>
          <w:b/>
          <w:sz w:val="20"/>
          <w:szCs w:val="20"/>
        </w:rPr>
        <w:t>.</w:t>
      </w:r>
      <w:proofErr w:type="gramEnd"/>
      <w:r w:rsidR="00072453" w:rsidRPr="00466FDF">
        <w:rPr>
          <w:rFonts w:ascii="Times New Roman" w:eastAsia="Times New Roman" w:hAnsi="Times New Roman" w:cs="Times New Roman"/>
          <w:b/>
          <w:sz w:val="20"/>
          <w:szCs w:val="20"/>
        </w:rPr>
        <w:t xml:space="preserve"> </w:t>
      </w:r>
      <w:r w:rsidR="00DB57BA">
        <w:rPr>
          <w:rFonts w:ascii="Times New Roman" w:eastAsia="Times New Roman" w:hAnsi="Times New Roman" w:cs="Times New Roman"/>
          <w:b/>
          <w:sz w:val="20"/>
          <w:szCs w:val="20"/>
        </w:rPr>
        <w:t>MSO Boot</w:t>
      </w:r>
      <w:r w:rsidR="00072453">
        <w:rPr>
          <w:rFonts w:ascii="Times New Roman" w:eastAsia="Times New Roman" w:hAnsi="Times New Roman" w:cs="Times New Roman"/>
          <w:b/>
          <w:sz w:val="20"/>
          <w:szCs w:val="20"/>
        </w:rPr>
        <w:t xml:space="preserve"> Screen</w:t>
      </w:r>
    </w:p>
    <w:p w:rsidR="004520F7" w:rsidRDefault="004520F7" w:rsidP="00072453">
      <w:pPr>
        <w:ind w:left="2160" w:firstLine="720"/>
        <w:rPr>
          <w:rFonts w:ascii="Times New Roman" w:eastAsia="Times New Roman" w:hAnsi="Times New Roman" w:cs="Times New Roman"/>
          <w:b/>
          <w:sz w:val="20"/>
          <w:szCs w:val="20"/>
        </w:rPr>
      </w:pPr>
    </w:p>
    <w:p w:rsidR="004520F7" w:rsidRPr="000C7ACC" w:rsidRDefault="004520F7" w:rsidP="00072453">
      <w:pPr>
        <w:ind w:left="2160" w:firstLine="720"/>
        <w:rPr>
          <w:sz w:val="24"/>
          <w:szCs w:val="24"/>
        </w:rPr>
      </w:pPr>
    </w:p>
    <w:p w:rsidR="00B221DA" w:rsidRPr="000C7ACC" w:rsidRDefault="00B221DA" w:rsidP="00C163C0">
      <w:pPr>
        <w:pStyle w:val="ListParagraph"/>
        <w:numPr>
          <w:ilvl w:val="0"/>
          <w:numId w:val="19"/>
        </w:numPr>
        <w:ind w:left="450"/>
        <w:rPr>
          <w:rFonts w:ascii="Times New Roman" w:hAnsi="Times New Roman" w:cs="Times New Roman"/>
          <w:sz w:val="24"/>
          <w:szCs w:val="24"/>
        </w:rPr>
      </w:pPr>
      <w:r w:rsidRPr="00C163C0">
        <w:rPr>
          <w:rFonts w:ascii="Times New Roman" w:hAnsi="Times New Roman" w:cs="Times New Roman"/>
          <w:sz w:val="24"/>
          <w:szCs w:val="24"/>
        </w:rPr>
        <w:t xml:space="preserve">Figure </w:t>
      </w:r>
      <w:r w:rsidR="00F2070A">
        <w:rPr>
          <w:rFonts w:ascii="Times New Roman" w:hAnsi="Times New Roman" w:cs="Times New Roman"/>
          <w:sz w:val="24"/>
          <w:szCs w:val="24"/>
        </w:rPr>
        <w:t>3</w:t>
      </w:r>
      <w:r w:rsidRPr="00C163C0">
        <w:rPr>
          <w:rFonts w:ascii="Times New Roman" w:hAnsi="Times New Roman" w:cs="Times New Roman"/>
          <w:sz w:val="24"/>
          <w:szCs w:val="24"/>
        </w:rPr>
        <w:t xml:space="preserve"> illustrates the main parameters and adjustments for analysis of logic signals on digital channels on the </w:t>
      </w:r>
      <w:proofErr w:type="spellStart"/>
      <w:r w:rsidRPr="00C163C0">
        <w:rPr>
          <w:rFonts w:ascii="Times New Roman" w:hAnsi="Times New Roman" w:cs="Times New Roman"/>
          <w:sz w:val="24"/>
          <w:szCs w:val="24"/>
        </w:rPr>
        <w:t>Keysight</w:t>
      </w:r>
      <w:proofErr w:type="spellEnd"/>
      <w:r w:rsidRPr="00C163C0">
        <w:rPr>
          <w:rFonts w:ascii="Times New Roman" w:hAnsi="Times New Roman" w:cs="Times New Roman"/>
          <w:sz w:val="24"/>
          <w:szCs w:val="24"/>
        </w:rPr>
        <w:t xml:space="preserve"> X 3012A MSO. The </w:t>
      </w:r>
      <w:proofErr w:type="spellStart"/>
      <w:r w:rsidRPr="00C163C0">
        <w:rPr>
          <w:rFonts w:ascii="Times New Roman" w:hAnsi="Times New Roman" w:cs="Times New Roman"/>
          <w:sz w:val="24"/>
          <w:szCs w:val="24"/>
        </w:rPr>
        <w:t>softkeys</w:t>
      </w:r>
      <w:proofErr w:type="spellEnd"/>
      <w:r w:rsidRPr="00C163C0">
        <w:rPr>
          <w:rFonts w:ascii="Times New Roman" w:hAnsi="Times New Roman" w:cs="Times New Roman"/>
          <w:sz w:val="24"/>
          <w:szCs w:val="24"/>
        </w:rPr>
        <w:t xml:space="preserve"> as shown on the screen image can be accessed by pressing the </w:t>
      </w:r>
      <w:r w:rsidRPr="00C163C0">
        <w:rPr>
          <w:rFonts w:ascii="Times New Roman" w:hAnsi="Times New Roman" w:cs="Times New Roman"/>
          <w:i/>
          <w:sz w:val="24"/>
          <w:szCs w:val="24"/>
        </w:rPr>
        <w:t>Digital</w:t>
      </w:r>
      <w:r w:rsidRPr="00C163C0">
        <w:rPr>
          <w:rFonts w:ascii="Times New Roman" w:hAnsi="Times New Roman" w:cs="Times New Roman"/>
          <w:sz w:val="24"/>
          <w:szCs w:val="24"/>
        </w:rPr>
        <w:t xml:space="preserve"> button on the oscilloscope interface. </w:t>
      </w:r>
    </w:p>
    <w:p w:rsidR="00E515A9" w:rsidRPr="00E515A9" w:rsidRDefault="00E515A9" w:rsidP="00E515A9">
      <w:pPr>
        <w:rPr>
          <w:rFonts w:ascii="Times New Roman" w:eastAsia="Times New Roman" w:hAnsi="Times New Roman" w:cs="Times New Roman"/>
          <w:sz w:val="20"/>
          <w:szCs w:val="20"/>
        </w:rPr>
      </w:pPr>
    </w:p>
    <w:p w:rsidR="004E63CF" w:rsidRDefault="004E63CF" w:rsidP="00695CE2">
      <w:pPr>
        <w:ind w:left="1440"/>
        <w:rPr>
          <w:rFonts w:ascii="Arial" w:eastAsia="Times New Roman" w:hAnsi="Arial" w:cs="Arial"/>
          <w:b/>
          <w:sz w:val="24"/>
          <w:szCs w:val="24"/>
        </w:rPr>
      </w:pPr>
    </w:p>
    <w:p w:rsidR="004E63CF" w:rsidRDefault="004E63CF" w:rsidP="00695CE2">
      <w:pPr>
        <w:ind w:left="1440"/>
        <w:rPr>
          <w:rFonts w:ascii="Arial" w:eastAsia="Times New Roman" w:hAnsi="Arial" w:cs="Arial"/>
          <w:b/>
          <w:sz w:val="24"/>
          <w:szCs w:val="24"/>
        </w:rPr>
      </w:pPr>
    </w:p>
    <w:p w:rsidR="004E63CF" w:rsidRDefault="004E63CF" w:rsidP="00695CE2">
      <w:pPr>
        <w:ind w:left="1440"/>
        <w:rPr>
          <w:rFonts w:ascii="Arial" w:eastAsia="Times New Roman" w:hAnsi="Arial" w:cs="Arial"/>
          <w:b/>
          <w:sz w:val="24"/>
          <w:szCs w:val="24"/>
        </w:rPr>
      </w:pPr>
    </w:p>
    <w:p w:rsidR="00EB6E50" w:rsidRDefault="00571FC0" w:rsidP="00695CE2">
      <w:pPr>
        <w:ind w:left="1440"/>
        <w:rPr>
          <w:rFonts w:ascii="Arial" w:eastAsia="Times New Roman" w:hAnsi="Arial" w:cs="Arial"/>
          <w:b/>
          <w:sz w:val="24"/>
          <w:szCs w:val="24"/>
        </w:rPr>
        <w:sectPr w:rsidR="00EB6E50" w:rsidSect="00EB6E50">
          <w:pgSz w:w="12240" w:h="15840"/>
          <w:pgMar w:top="1440" w:right="1440" w:bottom="1440" w:left="1440" w:header="432" w:footer="432" w:gutter="0"/>
          <w:cols w:space="720"/>
          <w:docGrid w:linePitch="299"/>
        </w:sectPr>
      </w:pPr>
      <w:r>
        <w:rPr>
          <w:rFonts w:ascii="Arial" w:eastAsia="Times New Roman" w:hAnsi="Arial" w:cs="Arial"/>
          <w:b/>
          <w:sz w:val="24"/>
          <w:szCs w:val="24"/>
        </w:rPr>
        <w:t xml:space="preserve">      </w:t>
      </w:r>
    </w:p>
    <w:p w:rsidR="00E515A9" w:rsidRPr="003B3413" w:rsidRDefault="00EB6E50" w:rsidP="00695CE2">
      <w:pPr>
        <w:ind w:left="1440"/>
        <w:rPr>
          <w:rFonts w:ascii="Times New Roman" w:eastAsia="Times New Roman" w:hAnsi="Times New Roman" w:cs="Times New Roman"/>
          <w:b/>
          <w:sz w:val="28"/>
          <w:szCs w:val="28"/>
        </w:rPr>
      </w:pPr>
      <w:r>
        <w:rPr>
          <w:noProof/>
        </w:rPr>
        <w:lastRenderedPageBreak/>
        <w:drawing>
          <wp:anchor distT="0" distB="0" distL="114300" distR="114300" simplePos="0" relativeHeight="251675648" behindDoc="1" locked="0" layoutInCell="1" allowOverlap="1" wp14:anchorId="799EC5A0" wp14:editId="5B109358">
            <wp:simplePos x="0" y="0"/>
            <wp:positionH relativeFrom="column">
              <wp:posOffset>279400</wp:posOffset>
            </wp:positionH>
            <wp:positionV relativeFrom="paragraph">
              <wp:posOffset>279400</wp:posOffset>
            </wp:positionV>
            <wp:extent cx="7809865" cy="4892675"/>
            <wp:effectExtent l="0" t="0" r="635" b="3175"/>
            <wp:wrapTight wrapText="bothSides">
              <wp:wrapPolygon edited="0">
                <wp:start x="0" y="0"/>
                <wp:lineTo x="0" y="21530"/>
                <wp:lineTo x="21549" y="21530"/>
                <wp:lineTo x="2154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7809865" cy="4892675"/>
                    </a:xfrm>
                    <a:prstGeom prst="rect">
                      <a:avLst/>
                    </a:prstGeom>
                  </pic:spPr>
                </pic:pic>
              </a:graphicData>
            </a:graphic>
            <wp14:sizeRelH relativeFrom="page">
              <wp14:pctWidth>0</wp14:pctWidth>
            </wp14:sizeRelH>
            <wp14:sizeRelV relativeFrom="page">
              <wp14:pctHeight>0</wp14:pctHeight>
            </wp14:sizeRelV>
          </wp:anchor>
        </w:drawing>
      </w:r>
      <w:r w:rsidR="00E515A9" w:rsidRPr="003B3413">
        <w:rPr>
          <w:rFonts w:ascii="Times New Roman" w:eastAsia="Times New Roman" w:hAnsi="Times New Roman" w:cs="Times New Roman"/>
          <w:b/>
          <w:sz w:val="28"/>
          <w:szCs w:val="28"/>
        </w:rPr>
        <w:t>Interpreting the Digital Waveform Display</w:t>
      </w:r>
    </w:p>
    <w:p w:rsidR="00E515A9" w:rsidRDefault="00E515A9" w:rsidP="00E515A9">
      <w:pPr>
        <w:rPr>
          <w:rFonts w:ascii="Times New Roman" w:eastAsia="Times New Roman" w:hAnsi="Times New Roman" w:cs="Times New Roman"/>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EB6E50" w:rsidP="00085DB3">
      <w:pPr>
        <w:ind w:left="1440" w:firstLine="720"/>
        <w:rPr>
          <w:rFonts w:ascii="Times New Roman" w:eastAsia="Times New Roman" w:hAnsi="Times New Roman" w:cs="Times New Roman"/>
          <w:b/>
          <w:sz w:val="20"/>
          <w:szCs w:val="20"/>
        </w:rPr>
      </w:pPr>
    </w:p>
    <w:p w:rsidR="00EB6E50" w:rsidRDefault="00BC7393" w:rsidP="00C163C0">
      <w:pPr>
        <w:ind w:left="1440" w:firstLine="720"/>
        <w:rPr>
          <w:rFonts w:ascii="Times New Roman" w:eastAsia="Times New Roman" w:hAnsi="Times New Roman" w:cs="Times New Roman"/>
          <w:sz w:val="20"/>
          <w:szCs w:val="20"/>
        </w:rPr>
      </w:pPr>
      <w:proofErr w:type="gramStart"/>
      <w:r>
        <w:rPr>
          <w:rFonts w:ascii="Times New Roman" w:eastAsia="Times New Roman" w:hAnsi="Times New Roman" w:cs="Times New Roman"/>
          <w:b/>
          <w:sz w:val="20"/>
          <w:szCs w:val="20"/>
        </w:rPr>
        <w:t xml:space="preserve">Figure </w:t>
      </w:r>
      <w:r w:rsidR="00F2070A">
        <w:rPr>
          <w:rFonts w:ascii="Times New Roman" w:eastAsia="Times New Roman" w:hAnsi="Times New Roman" w:cs="Times New Roman"/>
          <w:b/>
          <w:sz w:val="20"/>
          <w:szCs w:val="20"/>
        </w:rPr>
        <w:t>3</w:t>
      </w:r>
      <w:r w:rsidR="00B221DA">
        <w:rPr>
          <w:rFonts w:ascii="Times New Roman" w:eastAsia="Times New Roman" w:hAnsi="Times New Roman" w:cs="Times New Roman"/>
          <w:b/>
          <w:sz w:val="20"/>
          <w:szCs w:val="20"/>
        </w:rPr>
        <w:t>.</w:t>
      </w:r>
      <w:proofErr w:type="gramEnd"/>
      <w:r w:rsidR="00E515A9" w:rsidRPr="00466FDF">
        <w:rPr>
          <w:rFonts w:ascii="Times New Roman" w:eastAsia="Times New Roman" w:hAnsi="Times New Roman" w:cs="Times New Roman"/>
          <w:b/>
          <w:sz w:val="20"/>
          <w:szCs w:val="20"/>
        </w:rPr>
        <w:t xml:space="preserve"> </w:t>
      </w:r>
      <w:r w:rsidR="00E515A9">
        <w:rPr>
          <w:rFonts w:ascii="Times New Roman" w:eastAsia="Times New Roman" w:hAnsi="Times New Roman" w:cs="Times New Roman"/>
          <w:b/>
          <w:sz w:val="20"/>
          <w:szCs w:val="20"/>
        </w:rPr>
        <w:t>Typical Display with Digital Channels</w:t>
      </w:r>
      <w:r w:rsidR="00EB6E50">
        <w:rPr>
          <w:rFonts w:ascii="Times New Roman" w:eastAsia="Times New Roman" w:hAnsi="Times New Roman" w:cs="Times New Roman"/>
          <w:sz w:val="20"/>
          <w:szCs w:val="20"/>
        </w:rPr>
        <w:br w:type="page"/>
      </w:r>
    </w:p>
    <w:p w:rsidR="00EB6E50" w:rsidRDefault="00EB6E50" w:rsidP="000E1DBF">
      <w:pPr>
        <w:pStyle w:val="ListParagraph"/>
        <w:rPr>
          <w:rFonts w:ascii="Times New Roman" w:eastAsia="Times New Roman" w:hAnsi="Times New Roman" w:cs="Times New Roman"/>
          <w:sz w:val="20"/>
          <w:szCs w:val="20"/>
        </w:rPr>
        <w:sectPr w:rsidR="00EB6E50" w:rsidSect="00C163C0">
          <w:pgSz w:w="15840" w:h="12240" w:orient="landscape"/>
          <w:pgMar w:top="1440" w:right="1440" w:bottom="1440" w:left="1440" w:header="432" w:footer="432" w:gutter="0"/>
          <w:cols w:space="720"/>
          <w:docGrid w:linePitch="299"/>
        </w:sectPr>
      </w:pPr>
    </w:p>
    <w:p w:rsidR="00800ECA" w:rsidRDefault="00BE43A2" w:rsidP="004E63CF">
      <w:pPr>
        <w:pStyle w:val="ListParagraph"/>
        <w:numPr>
          <w:ilvl w:val="0"/>
          <w:numId w:val="1"/>
        </w:numPr>
        <w:tabs>
          <w:tab w:val="left" w:pos="460"/>
        </w:tabs>
        <w:ind w:right="122"/>
        <w:rPr>
          <w:rFonts w:ascii="Times New Roman" w:eastAsia="Times New Roman" w:hAnsi="Times New Roman" w:cs="Times New Roman"/>
          <w:sz w:val="24"/>
          <w:szCs w:val="24"/>
        </w:rPr>
      </w:pPr>
      <w:r w:rsidRPr="004E63CF">
        <w:rPr>
          <w:rFonts w:ascii="Times New Roman" w:eastAsia="Times New Roman" w:hAnsi="Times New Roman" w:cs="Times New Roman"/>
          <w:sz w:val="24"/>
          <w:szCs w:val="24"/>
        </w:rPr>
        <w:lastRenderedPageBreak/>
        <w:t xml:space="preserve">Locate </w:t>
      </w:r>
      <w:r w:rsidR="00204B5D" w:rsidRPr="004E63CF">
        <w:rPr>
          <w:rFonts w:ascii="Times New Roman" w:eastAsia="Times New Roman" w:hAnsi="Times New Roman" w:cs="Times New Roman"/>
          <w:sz w:val="24"/>
          <w:szCs w:val="24"/>
        </w:rPr>
        <w:t>the digital</w:t>
      </w:r>
      <w:r w:rsidRPr="004E63CF">
        <w:rPr>
          <w:rFonts w:ascii="Times New Roman" w:eastAsia="Times New Roman" w:hAnsi="Times New Roman" w:cs="Times New Roman"/>
          <w:sz w:val="24"/>
          <w:szCs w:val="24"/>
        </w:rPr>
        <w:t xml:space="preserve"> probes </w:t>
      </w:r>
      <w:r w:rsidR="00204B5D" w:rsidRPr="004E63CF">
        <w:rPr>
          <w:rFonts w:ascii="Times New Roman" w:eastAsia="Times New Roman" w:hAnsi="Times New Roman" w:cs="Times New Roman"/>
          <w:sz w:val="24"/>
          <w:szCs w:val="24"/>
        </w:rPr>
        <w:t>that should already be attached to the oscilloscope</w:t>
      </w:r>
      <w:r w:rsidRPr="004E63CF">
        <w:rPr>
          <w:rFonts w:ascii="Times New Roman" w:eastAsia="Times New Roman" w:hAnsi="Times New Roman" w:cs="Times New Roman"/>
          <w:sz w:val="24"/>
          <w:szCs w:val="24"/>
        </w:rPr>
        <w:t xml:space="preserve">. </w:t>
      </w:r>
      <w:r w:rsidR="00F2070A">
        <w:rPr>
          <w:rFonts w:ascii="Times New Roman" w:eastAsia="Times New Roman" w:hAnsi="Times New Roman" w:cs="Times New Roman"/>
          <w:sz w:val="24"/>
          <w:szCs w:val="24"/>
        </w:rPr>
        <w:t>If not attach them as shown in Figure 4.</w:t>
      </w:r>
    </w:p>
    <w:p w:rsidR="00800ECA" w:rsidRDefault="00800ECA" w:rsidP="00800ECA">
      <w:pPr>
        <w:tabs>
          <w:tab w:val="left" w:pos="460"/>
        </w:tabs>
        <w:ind w:right="122"/>
        <w:rPr>
          <w:rFonts w:ascii="Times New Roman" w:eastAsia="Times New Roman" w:hAnsi="Times New Roman" w:cs="Times New Roman"/>
          <w:sz w:val="24"/>
          <w:szCs w:val="24"/>
        </w:rPr>
      </w:pPr>
    </w:p>
    <w:p w:rsidR="00800ECA" w:rsidRDefault="00750192" w:rsidP="00800ECA">
      <w:pPr>
        <w:tabs>
          <w:tab w:val="left" w:pos="460"/>
        </w:tabs>
        <w:ind w:right="122"/>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15584" behindDoc="1" locked="0" layoutInCell="1" allowOverlap="1" wp14:anchorId="25F17980" wp14:editId="3BCEF7DF">
            <wp:simplePos x="0" y="0"/>
            <wp:positionH relativeFrom="column">
              <wp:posOffset>290195</wp:posOffset>
            </wp:positionH>
            <wp:positionV relativeFrom="paragraph">
              <wp:posOffset>-1905</wp:posOffset>
            </wp:positionV>
            <wp:extent cx="5173980" cy="2908935"/>
            <wp:effectExtent l="0" t="0" r="7620" b="5715"/>
            <wp:wrapTight wrapText="bothSides">
              <wp:wrapPolygon edited="0">
                <wp:start x="0" y="0"/>
                <wp:lineTo x="0" y="21501"/>
                <wp:lineTo x="21552" y="21501"/>
                <wp:lineTo x="21552" y="0"/>
                <wp:lineTo x="0" y="0"/>
              </wp:wrapPolygon>
            </wp:wrapTight>
            <wp:docPr id="21" name="Picture 21" descr="C:\Users\Jake\Desktop\Oscilloscope Upgrade\20151109_183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ke\Desktop\Oscilloscope Upgrade\20151109_18395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73980" cy="2908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0ECA" w:rsidRDefault="00800ECA" w:rsidP="00800ECA">
      <w:pPr>
        <w:tabs>
          <w:tab w:val="left" w:pos="460"/>
        </w:tabs>
        <w:ind w:right="122"/>
        <w:rPr>
          <w:rFonts w:ascii="Times New Roman" w:eastAsia="Times New Roman" w:hAnsi="Times New Roman" w:cs="Times New Roman"/>
          <w:sz w:val="24"/>
          <w:szCs w:val="24"/>
        </w:rPr>
      </w:pPr>
    </w:p>
    <w:p w:rsidR="00800ECA" w:rsidRDefault="00800ECA" w:rsidP="00800ECA">
      <w:pPr>
        <w:tabs>
          <w:tab w:val="left" w:pos="460"/>
        </w:tabs>
        <w:ind w:right="122"/>
        <w:rPr>
          <w:rFonts w:ascii="Times New Roman" w:eastAsia="Times New Roman" w:hAnsi="Times New Roman" w:cs="Times New Roman"/>
          <w:sz w:val="24"/>
          <w:szCs w:val="24"/>
        </w:rPr>
      </w:pPr>
    </w:p>
    <w:p w:rsidR="00800ECA" w:rsidRDefault="00800ECA" w:rsidP="00800ECA">
      <w:pPr>
        <w:tabs>
          <w:tab w:val="left" w:pos="460"/>
        </w:tabs>
        <w:ind w:right="122"/>
        <w:rPr>
          <w:rFonts w:ascii="Times New Roman" w:eastAsia="Times New Roman" w:hAnsi="Times New Roman" w:cs="Times New Roman"/>
          <w:sz w:val="24"/>
          <w:szCs w:val="24"/>
        </w:rPr>
      </w:pPr>
    </w:p>
    <w:p w:rsidR="00800ECA" w:rsidRDefault="00800ECA" w:rsidP="00800ECA">
      <w:pPr>
        <w:tabs>
          <w:tab w:val="left" w:pos="460"/>
        </w:tabs>
        <w:ind w:right="122"/>
        <w:rPr>
          <w:rFonts w:ascii="Times New Roman" w:eastAsia="Times New Roman" w:hAnsi="Times New Roman" w:cs="Times New Roman"/>
          <w:sz w:val="24"/>
          <w:szCs w:val="24"/>
        </w:rPr>
      </w:pPr>
    </w:p>
    <w:p w:rsidR="00800ECA" w:rsidRDefault="00800ECA" w:rsidP="00800ECA">
      <w:pPr>
        <w:tabs>
          <w:tab w:val="left" w:pos="460"/>
        </w:tabs>
        <w:ind w:right="122"/>
        <w:rPr>
          <w:rFonts w:ascii="Times New Roman" w:eastAsia="Times New Roman" w:hAnsi="Times New Roman" w:cs="Times New Roman"/>
          <w:sz w:val="24"/>
          <w:szCs w:val="24"/>
        </w:rPr>
      </w:pPr>
    </w:p>
    <w:p w:rsidR="00800ECA" w:rsidRDefault="00800ECA" w:rsidP="00800ECA">
      <w:pPr>
        <w:tabs>
          <w:tab w:val="left" w:pos="460"/>
        </w:tabs>
        <w:ind w:right="122"/>
        <w:rPr>
          <w:rFonts w:ascii="Times New Roman" w:eastAsia="Times New Roman" w:hAnsi="Times New Roman" w:cs="Times New Roman"/>
          <w:sz w:val="24"/>
          <w:szCs w:val="24"/>
        </w:rPr>
      </w:pPr>
    </w:p>
    <w:p w:rsidR="00800ECA" w:rsidRDefault="00800ECA" w:rsidP="00800ECA">
      <w:pPr>
        <w:tabs>
          <w:tab w:val="left" w:pos="460"/>
        </w:tabs>
        <w:ind w:right="122"/>
        <w:rPr>
          <w:rFonts w:ascii="Times New Roman" w:eastAsia="Times New Roman" w:hAnsi="Times New Roman" w:cs="Times New Roman"/>
          <w:sz w:val="24"/>
          <w:szCs w:val="24"/>
        </w:rPr>
      </w:pPr>
    </w:p>
    <w:p w:rsidR="00800ECA" w:rsidRDefault="00800ECA" w:rsidP="00800ECA">
      <w:pPr>
        <w:tabs>
          <w:tab w:val="left" w:pos="460"/>
        </w:tabs>
        <w:ind w:right="122"/>
        <w:rPr>
          <w:rFonts w:ascii="Times New Roman" w:eastAsia="Times New Roman" w:hAnsi="Times New Roman" w:cs="Times New Roman"/>
          <w:sz w:val="24"/>
          <w:szCs w:val="24"/>
        </w:rPr>
      </w:pPr>
    </w:p>
    <w:p w:rsidR="00800ECA" w:rsidRDefault="00800ECA" w:rsidP="00800ECA">
      <w:pPr>
        <w:tabs>
          <w:tab w:val="left" w:pos="460"/>
        </w:tabs>
        <w:ind w:right="122"/>
        <w:rPr>
          <w:rFonts w:ascii="Times New Roman" w:eastAsia="Times New Roman" w:hAnsi="Times New Roman" w:cs="Times New Roman"/>
          <w:sz w:val="24"/>
          <w:szCs w:val="24"/>
        </w:rPr>
      </w:pPr>
    </w:p>
    <w:p w:rsidR="00F575BC" w:rsidRDefault="00F575BC" w:rsidP="00F575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50192" w:rsidRDefault="00F575BC" w:rsidP="00F575B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50192">
        <w:rPr>
          <w:rFonts w:ascii="Times New Roman" w:eastAsia="Times New Roman" w:hAnsi="Times New Roman" w:cs="Times New Roman"/>
          <w:sz w:val="24"/>
          <w:szCs w:val="24"/>
        </w:rPr>
        <w:t xml:space="preserve">      </w:t>
      </w:r>
    </w:p>
    <w:p w:rsidR="00EB6E50" w:rsidRDefault="00750192" w:rsidP="00750192">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B6E50" w:rsidRDefault="00EB6E50" w:rsidP="00750192">
      <w:pPr>
        <w:ind w:left="720" w:firstLine="720"/>
        <w:rPr>
          <w:rFonts w:ascii="Times New Roman" w:eastAsia="Times New Roman" w:hAnsi="Times New Roman" w:cs="Times New Roman"/>
          <w:sz w:val="24"/>
          <w:szCs w:val="24"/>
        </w:rPr>
      </w:pPr>
    </w:p>
    <w:p w:rsidR="00EB6E50" w:rsidRDefault="00EB6E50" w:rsidP="00750192">
      <w:pPr>
        <w:ind w:left="720" w:firstLine="720"/>
        <w:rPr>
          <w:rFonts w:ascii="Times New Roman" w:eastAsia="Times New Roman" w:hAnsi="Times New Roman" w:cs="Times New Roman"/>
          <w:sz w:val="24"/>
          <w:szCs w:val="24"/>
        </w:rPr>
      </w:pPr>
    </w:p>
    <w:p w:rsidR="00EB6E50" w:rsidRDefault="00EB6E50" w:rsidP="00750192">
      <w:pPr>
        <w:ind w:left="720" w:firstLine="720"/>
        <w:rPr>
          <w:rFonts w:ascii="Times New Roman" w:eastAsia="Times New Roman" w:hAnsi="Times New Roman" w:cs="Times New Roman"/>
          <w:sz w:val="24"/>
          <w:szCs w:val="24"/>
        </w:rPr>
      </w:pPr>
    </w:p>
    <w:p w:rsidR="00EB6E50" w:rsidRDefault="00EB6E50" w:rsidP="00750192">
      <w:pPr>
        <w:ind w:left="720" w:firstLine="720"/>
        <w:rPr>
          <w:rFonts w:ascii="Times New Roman" w:eastAsia="Times New Roman" w:hAnsi="Times New Roman" w:cs="Times New Roman"/>
          <w:sz w:val="24"/>
          <w:szCs w:val="24"/>
        </w:rPr>
      </w:pPr>
    </w:p>
    <w:p w:rsidR="00EB6E50" w:rsidRDefault="00EB6E50" w:rsidP="00750192">
      <w:pPr>
        <w:ind w:left="720" w:firstLine="720"/>
        <w:rPr>
          <w:rFonts w:ascii="Times New Roman" w:eastAsia="Times New Roman" w:hAnsi="Times New Roman" w:cs="Times New Roman"/>
          <w:sz w:val="24"/>
          <w:szCs w:val="24"/>
        </w:rPr>
      </w:pPr>
    </w:p>
    <w:p w:rsidR="00800ECA" w:rsidRDefault="00BC7393" w:rsidP="00750192">
      <w:pPr>
        <w:ind w:left="720" w:firstLine="720"/>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 xml:space="preserve">Figure </w:t>
      </w:r>
      <w:r w:rsidR="00F2070A">
        <w:rPr>
          <w:rFonts w:ascii="Times New Roman" w:eastAsia="Times New Roman" w:hAnsi="Times New Roman" w:cs="Times New Roman"/>
          <w:b/>
          <w:sz w:val="20"/>
          <w:szCs w:val="20"/>
        </w:rPr>
        <w:t>4</w:t>
      </w:r>
      <w:r w:rsidR="00800ECA">
        <w:rPr>
          <w:rFonts w:ascii="Times New Roman" w:eastAsia="Times New Roman" w:hAnsi="Times New Roman" w:cs="Times New Roman"/>
          <w:b/>
          <w:sz w:val="20"/>
          <w:szCs w:val="20"/>
        </w:rPr>
        <w:t>.</w:t>
      </w:r>
      <w:proofErr w:type="gramEnd"/>
      <w:r w:rsidR="00800ECA" w:rsidRPr="00466FDF">
        <w:rPr>
          <w:rFonts w:ascii="Times New Roman" w:eastAsia="Times New Roman" w:hAnsi="Times New Roman" w:cs="Times New Roman"/>
          <w:b/>
          <w:sz w:val="20"/>
          <w:szCs w:val="20"/>
        </w:rPr>
        <w:t xml:space="preserve"> </w:t>
      </w:r>
      <w:r w:rsidR="00F575BC">
        <w:rPr>
          <w:rFonts w:ascii="Times New Roman" w:eastAsia="Times New Roman" w:hAnsi="Times New Roman" w:cs="Times New Roman"/>
          <w:b/>
          <w:sz w:val="20"/>
          <w:szCs w:val="20"/>
        </w:rPr>
        <w:t>Digital Probe Connection to MSO</w:t>
      </w:r>
    </w:p>
    <w:p w:rsidR="00800ECA" w:rsidRDefault="00800ECA" w:rsidP="00800ECA">
      <w:pPr>
        <w:tabs>
          <w:tab w:val="left" w:pos="460"/>
        </w:tabs>
        <w:ind w:right="122"/>
        <w:rPr>
          <w:rFonts w:ascii="Times New Roman" w:eastAsia="Times New Roman" w:hAnsi="Times New Roman" w:cs="Times New Roman"/>
          <w:sz w:val="24"/>
          <w:szCs w:val="24"/>
        </w:rPr>
      </w:pPr>
    </w:p>
    <w:p w:rsidR="00800ECA" w:rsidRPr="00800ECA" w:rsidRDefault="00800ECA" w:rsidP="00800ECA">
      <w:pPr>
        <w:tabs>
          <w:tab w:val="left" w:pos="460"/>
        </w:tabs>
        <w:ind w:right="122"/>
        <w:rPr>
          <w:rFonts w:ascii="Times New Roman" w:eastAsia="Times New Roman" w:hAnsi="Times New Roman" w:cs="Times New Roman"/>
          <w:sz w:val="24"/>
          <w:szCs w:val="24"/>
        </w:rPr>
      </w:pPr>
    </w:p>
    <w:p w:rsidR="00DB405A" w:rsidRPr="004E63CF" w:rsidRDefault="00BE43A2" w:rsidP="00800ECA">
      <w:pPr>
        <w:pStyle w:val="ListParagraph"/>
        <w:numPr>
          <w:ilvl w:val="0"/>
          <w:numId w:val="1"/>
        </w:numPr>
        <w:tabs>
          <w:tab w:val="left" w:pos="460"/>
        </w:tabs>
        <w:ind w:right="122"/>
        <w:rPr>
          <w:rFonts w:ascii="Times New Roman" w:eastAsia="Times New Roman" w:hAnsi="Times New Roman" w:cs="Times New Roman"/>
          <w:sz w:val="24"/>
          <w:szCs w:val="24"/>
        </w:rPr>
      </w:pPr>
      <w:r w:rsidRPr="004E63CF">
        <w:rPr>
          <w:rFonts w:ascii="Times New Roman" w:eastAsia="Times New Roman" w:hAnsi="Times New Roman" w:cs="Times New Roman"/>
          <w:sz w:val="24"/>
          <w:szCs w:val="24"/>
        </w:rPr>
        <w:t>The probes look similar</w:t>
      </w:r>
      <w:r w:rsidRPr="004E63CF">
        <w:rPr>
          <w:rFonts w:ascii="Times New Roman" w:eastAsia="Times New Roman" w:hAnsi="Times New Roman" w:cs="Times New Roman"/>
          <w:spacing w:val="15"/>
          <w:sz w:val="24"/>
          <w:szCs w:val="24"/>
        </w:rPr>
        <w:t xml:space="preserve"> </w:t>
      </w:r>
      <w:r w:rsidRPr="004E63CF">
        <w:rPr>
          <w:rFonts w:ascii="Times New Roman" w:eastAsia="Times New Roman" w:hAnsi="Times New Roman" w:cs="Times New Roman"/>
          <w:sz w:val="24"/>
          <w:szCs w:val="24"/>
        </w:rPr>
        <w:t>to</w:t>
      </w:r>
      <w:r w:rsidRPr="004E63CF">
        <w:rPr>
          <w:rFonts w:ascii="Times New Roman" w:eastAsia="Times New Roman" w:hAnsi="Times New Roman" w:cs="Times New Roman"/>
          <w:spacing w:val="-1"/>
          <w:w w:val="99"/>
          <w:sz w:val="24"/>
          <w:szCs w:val="24"/>
        </w:rPr>
        <w:t xml:space="preserve"> </w:t>
      </w:r>
      <w:r w:rsidR="00C75CB4">
        <w:rPr>
          <w:rFonts w:ascii="Times New Roman" w:eastAsia="Times New Roman" w:hAnsi="Times New Roman" w:cs="Times New Roman"/>
          <w:sz w:val="24"/>
          <w:szCs w:val="24"/>
        </w:rPr>
        <w:t xml:space="preserve">those shown in Figure </w:t>
      </w:r>
      <w:r w:rsidR="00F2070A">
        <w:rPr>
          <w:rFonts w:ascii="Times New Roman" w:eastAsia="Times New Roman" w:hAnsi="Times New Roman" w:cs="Times New Roman"/>
          <w:sz w:val="24"/>
          <w:szCs w:val="24"/>
        </w:rPr>
        <w:t>5</w:t>
      </w:r>
      <w:r w:rsidR="00797F7F" w:rsidRPr="004E63CF">
        <w:rPr>
          <w:rFonts w:ascii="Times New Roman" w:eastAsia="Times New Roman" w:hAnsi="Times New Roman" w:cs="Times New Roman"/>
          <w:sz w:val="24"/>
          <w:szCs w:val="24"/>
        </w:rPr>
        <w:t xml:space="preserve">. </w:t>
      </w:r>
      <w:r w:rsidR="008E174C">
        <w:rPr>
          <w:rFonts w:ascii="Times New Roman" w:eastAsia="Times New Roman" w:hAnsi="Times New Roman" w:cs="Times New Roman"/>
          <w:sz w:val="24"/>
          <w:szCs w:val="24"/>
        </w:rPr>
        <w:t>The MSO has two logic analyzer probes, one for digital inputs zero th</w:t>
      </w:r>
      <w:r w:rsidR="00DB57BA">
        <w:rPr>
          <w:rFonts w:ascii="Times New Roman" w:eastAsia="Times New Roman" w:hAnsi="Times New Roman" w:cs="Times New Roman"/>
          <w:sz w:val="24"/>
          <w:szCs w:val="24"/>
        </w:rPr>
        <w:t xml:space="preserve">rough seven and the other for eight </w:t>
      </w:r>
      <w:r w:rsidR="008E174C">
        <w:rPr>
          <w:rFonts w:ascii="Times New Roman" w:eastAsia="Times New Roman" w:hAnsi="Times New Roman" w:cs="Times New Roman"/>
          <w:sz w:val="24"/>
          <w:szCs w:val="24"/>
        </w:rPr>
        <w:t>through sixteen. Both logic analyzer pr</w:t>
      </w:r>
      <w:r w:rsidR="00DB57BA">
        <w:rPr>
          <w:rFonts w:ascii="Times New Roman" w:eastAsia="Times New Roman" w:hAnsi="Times New Roman" w:cs="Times New Roman"/>
          <w:sz w:val="24"/>
          <w:szCs w:val="24"/>
        </w:rPr>
        <w:t>obes are shown below in Figure 6</w:t>
      </w:r>
      <w:r w:rsidR="008E174C">
        <w:rPr>
          <w:rFonts w:ascii="Times New Roman" w:eastAsia="Times New Roman" w:hAnsi="Times New Roman" w:cs="Times New Roman"/>
          <w:sz w:val="24"/>
          <w:szCs w:val="24"/>
        </w:rPr>
        <w:t xml:space="preserve">. </w:t>
      </w:r>
      <w:r w:rsidR="00797F7F" w:rsidRPr="004E63CF">
        <w:rPr>
          <w:rFonts w:ascii="Times New Roman" w:eastAsia="Times New Roman" w:hAnsi="Times New Roman" w:cs="Times New Roman"/>
          <w:sz w:val="24"/>
          <w:szCs w:val="24"/>
        </w:rPr>
        <w:t>This tutorial will utilize five of the 16 digital inputs</w:t>
      </w:r>
      <w:r w:rsidR="00D12BCF" w:rsidRPr="004E63CF">
        <w:rPr>
          <w:rFonts w:ascii="Times New Roman" w:eastAsia="Times New Roman" w:hAnsi="Times New Roman" w:cs="Times New Roman"/>
          <w:sz w:val="24"/>
          <w:szCs w:val="24"/>
        </w:rPr>
        <w:t xml:space="preserve">, which </w:t>
      </w:r>
      <w:r w:rsidR="00F2070A">
        <w:rPr>
          <w:rFonts w:ascii="Times New Roman" w:eastAsia="Times New Roman" w:hAnsi="Times New Roman" w:cs="Times New Roman"/>
          <w:sz w:val="24"/>
          <w:szCs w:val="24"/>
        </w:rPr>
        <w:t>will be referred to as</w:t>
      </w:r>
      <w:r w:rsidR="00E71E82" w:rsidRPr="004E63CF">
        <w:rPr>
          <w:rFonts w:ascii="Times New Roman" w:eastAsia="Times New Roman" w:hAnsi="Times New Roman" w:cs="Times New Roman"/>
          <w:sz w:val="24"/>
          <w:szCs w:val="24"/>
        </w:rPr>
        <w:t xml:space="preserve"> D0</w:t>
      </w:r>
      <w:r w:rsidR="00797F7F" w:rsidRPr="004E63CF">
        <w:rPr>
          <w:rFonts w:ascii="Times New Roman" w:eastAsia="Times New Roman" w:hAnsi="Times New Roman" w:cs="Times New Roman"/>
          <w:sz w:val="24"/>
          <w:szCs w:val="24"/>
        </w:rPr>
        <w:t>, D1, D2, D3 and D4</w:t>
      </w:r>
      <w:r w:rsidR="00F2070A">
        <w:rPr>
          <w:rFonts w:ascii="Times New Roman" w:eastAsia="Times New Roman" w:hAnsi="Times New Roman" w:cs="Times New Roman"/>
          <w:sz w:val="24"/>
          <w:szCs w:val="24"/>
        </w:rPr>
        <w:t xml:space="preserve"> for channels 0, 1, 2, 3, and 4, respectively</w:t>
      </w:r>
      <w:r w:rsidR="00E71E82" w:rsidRPr="004E63CF">
        <w:rPr>
          <w:rFonts w:ascii="Times New Roman" w:eastAsia="Times New Roman" w:hAnsi="Times New Roman" w:cs="Times New Roman"/>
          <w:sz w:val="24"/>
          <w:szCs w:val="24"/>
        </w:rPr>
        <w:t>.</w:t>
      </w:r>
    </w:p>
    <w:p w:rsidR="00DB405A" w:rsidRDefault="00F2070A">
      <w:pPr>
        <w:rPr>
          <w:rFonts w:ascii="Times New Roman" w:eastAsia="Times New Roman" w:hAnsi="Times New Roman" w:cs="Times New Roman"/>
          <w:sz w:val="20"/>
          <w:szCs w:val="20"/>
        </w:rPr>
      </w:pPr>
      <w:r>
        <w:rPr>
          <w:noProof/>
        </w:rPr>
        <w:drawing>
          <wp:anchor distT="0" distB="0" distL="114300" distR="114300" simplePos="0" relativeHeight="251667456" behindDoc="0" locked="0" layoutInCell="1" allowOverlap="1" wp14:anchorId="0E07EDB9" wp14:editId="61377F2A">
            <wp:simplePos x="0" y="0"/>
            <wp:positionH relativeFrom="column">
              <wp:posOffset>549910</wp:posOffset>
            </wp:positionH>
            <wp:positionV relativeFrom="paragraph">
              <wp:posOffset>393700</wp:posOffset>
            </wp:positionV>
            <wp:extent cx="4926965" cy="2393950"/>
            <wp:effectExtent l="0" t="0" r="6985"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6965" cy="2393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4B5D" w:rsidRDefault="00204B5D">
      <w:pPr>
        <w:rPr>
          <w:rFonts w:ascii="Times New Roman" w:eastAsia="Times New Roman" w:hAnsi="Times New Roman" w:cs="Times New Roman"/>
          <w:sz w:val="20"/>
          <w:szCs w:val="20"/>
        </w:rPr>
      </w:pPr>
    </w:p>
    <w:p w:rsidR="00800ECA" w:rsidRDefault="00800ECA" w:rsidP="00C163C0">
      <w:pPr>
        <w:rPr>
          <w:rFonts w:ascii="Times New Roman" w:eastAsia="Times New Roman" w:hAnsi="Times New Roman" w:cs="Times New Roman"/>
          <w:b/>
          <w:sz w:val="20"/>
          <w:szCs w:val="20"/>
        </w:rPr>
      </w:pPr>
    </w:p>
    <w:p w:rsidR="00466FDF" w:rsidRDefault="00800ECA" w:rsidP="00800ECA">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sidR="008E174C">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 xml:space="preserve">  </w:t>
      </w:r>
      <w:r w:rsidR="00DB544F">
        <w:rPr>
          <w:rFonts w:ascii="Times New Roman" w:eastAsia="Times New Roman" w:hAnsi="Times New Roman" w:cs="Times New Roman"/>
          <w:b/>
          <w:sz w:val="20"/>
          <w:szCs w:val="20"/>
        </w:rPr>
        <w:t xml:space="preserve">          </w:t>
      </w:r>
      <w:proofErr w:type="gramStart"/>
      <w:r w:rsidR="00BC7393">
        <w:rPr>
          <w:rFonts w:ascii="Times New Roman" w:eastAsia="Times New Roman" w:hAnsi="Times New Roman" w:cs="Times New Roman"/>
          <w:b/>
          <w:sz w:val="20"/>
          <w:szCs w:val="20"/>
        </w:rPr>
        <w:t xml:space="preserve">Figure </w:t>
      </w:r>
      <w:r w:rsidR="00F2070A">
        <w:rPr>
          <w:rFonts w:ascii="Times New Roman" w:eastAsia="Times New Roman" w:hAnsi="Times New Roman" w:cs="Times New Roman"/>
          <w:b/>
          <w:sz w:val="20"/>
          <w:szCs w:val="20"/>
        </w:rPr>
        <w:t>5</w:t>
      </w:r>
      <w:r w:rsidR="00D12BCF">
        <w:rPr>
          <w:rFonts w:ascii="Times New Roman" w:eastAsia="Times New Roman" w:hAnsi="Times New Roman" w:cs="Times New Roman"/>
          <w:b/>
          <w:sz w:val="20"/>
          <w:szCs w:val="20"/>
        </w:rPr>
        <w:t>.</w:t>
      </w:r>
      <w:proofErr w:type="gramEnd"/>
      <w:r w:rsidR="00466FDF" w:rsidRPr="00466FDF">
        <w:rPr>
          <w:rFonts w:ascii="Times New Roman" w:eastAsia="Times New Roman" w:hAnsi="Times New Roman" w:cs="Times New Roman"/>
          <w:b/>
          <w:sz w:val="20"/>
          <w:szCs w:val="20"/>
        </w:rPr>
        <w:t xml:space="preserve"> </w:t>
      </w:r>
      <w:r w:rsidR="008E174C">
        <w:rPr>
          <w:rFonts w:ascii="Times New Roman" w:eastAsia="Times New Roman" w:hAnsi="Times New Roman" w:cs="Times New Roman"/>
          <w:b/>
          <w:sz w:val="20"/>
          <w:szCs w:val="20"/>
        </w:rPr>
        <w:t>Logic Analyzer Probes</w:t>
      </w:r>
    </w:p>
    <w:p w:rsidR="00D520A4" w:rsidRDefault="00D520A4" w:rsidP="00D520A4">
      <w:pPr>
        <w:rPr>
          <w:rFonts w:ascii="Times New Roman" w:eastAsia="Times New Roman" w:hAnsi="Times New Roman" w:cs="Times New Roman"/>
          <w:b/>
          <w:sz w:val="20"/>
          <w:szCs w:val="20"/>
        </w:rPr>
      </w:pPr>
    </w:p>
    <w:p w:rsidR="00D14006" w:rsidRDefault="00D14006" w:rsidP="00C163C0">
      <w:pPr>
        <w:pStyle w:val="ListParagraph"/>
        <w:numPr>
          <w:ilvl w:val="0"/>
          <w:numId w:val="19"/>
        </w:numPr>
        <w:ind w:left="450"/>
        <w:rPr>
          <w:rFonts w:ascii="Times New Roman" w:hAnsi="Times New Roman" w:cs="Times New Roman"/>
          <w:sz w:val="24"/>
          <w:szCs w:val="24"/>
        </w:rPr>
      </w:pPr>
      <w:r w:rsidRPr="00C163C0">
        <w:rPr>
          <w:rFonts w:ascii="Times New Roman" w:hAnsi="Times New Roman" w:cs="Times New Roman"/>
          <w:sz w:val="24"/>
          <w:szCs w:val="24"/>
        </w:rPr>
        <w:t xml:space="preserve">Figure </w:t>
      </w:r>
      <w:r w:rsidR="00F2070A">
        <w:rPr>
          <w:rFonts w:ascii="Times New Roman" w:hAnsi="Times New Roman" w:cs="Times New Roman"/>
          <w:sz w:val="24"/>
          <w:szCs w:val="24"/>
        </w:rPr>
        <w:t>6</w:t>
      </w:r>
      <w:r w:rsidRPr="00C163C0">
        <w:rPr>
          <w:rFonts w:ascii="Times New Roman" w:hAnsi="Times New Roman" w:cs="Times New Roman"/>
          <w:sz w:val="24"/>
          <w:szCs w:val="24"/>
        </w:rPr>
        <w:t xml:space="preserve"> illustrates </w:t>
      </w:r>
      <w:r w:rsidRPr="000C7ACC">
        <w:rPr>
          <w:rFonts w:ascii="Times New Roman" w:hAnsi="Times New Roman" w:cs="Times New Roman"/>
          <w:sz w:val="24"/>
          <w:szCs w:val="24"/>
        </w:rPr>
        <w:t xml:space="preserve">both analog and digital channels displayed together </w:t>
      </w:r>
      <w:r w:rsidRPr="00C163C0">
        <w:rPr>
          <w:rFonts w:ascii="Times New Roman" w:hAnsi="Times New Roman" w:cs="Times New Roman"/>
          <w:sz w:val="24"/>
          <w:szCs w:val="24"/>
        </w:rPr>
        <w:t xml:space="preserve">on the </w:t>
      </w:r>
      <w:proofErr w:type="spellStart"/>
      <w:r w:rsidRPr="00C163C0">
        <w:rPr>
          <w:rFonts w:ascii="Times New Roman" w:hAnsi="Times New Roman" w:cs="Times New Roman"/>
          <w:sz w:val="24"/>
          <w:szCs w:val="24"/>
        </w:rPr>
        <w:t>Keysight</w:t>
      </w:r>
      <w:proofErr w:type="spellEnd"/>
      <w:r w:rsidRPr="00C163C0">
        <w:rPr>
          <w:rFonts w:ascii="Times New Roman" w:hAnsi="Times New Roman" w:cs="Times New Roman"/>
          <w:sz w:val="24"/>
          <w:szCs w:val="24"/>
        </w:rPr>
        <w:t xml:space="preserve"> X 3012A MSO</w:t>
      </w:r>
      <w:r w:rsidR="00EB6E50">
        <w:rPr>
          <w:rFonts w:ascii="Times New Roman" w:hAnsi="Times New Roman" w:cs="Times New Roman"/>
          <w:sz w:val="24"/>
          <w:szCs w:val="24"/>
        </w:rPr>
        <w:t xml:space="preserve"> screen</w:t>
      </w:r>
      <w:r w:rsidRPr="00C163C0">
        <w:rPr>
          <w:rFonts w:ascii="Times New Roman" w:hAnsi="Times New Roman" w:cs="Times New Roman"/>
          <w:sz w:val="24"/>
          <w:szCs w:val="24"/>
        </w:rPr>
        <w:t xml:space="preserve">. </w:t>
      </w:r>
      <w:r w:rsidRPr="000C7ACC">
        <w:rPr>
          <w:rFonts w:ascii="Times New Roman" w:hAnsi="Times New Roman" w:cs="Times New Roman"/>
          <w:sz w:val="24"/>
          <w:szCs w:val="24"/>
        </w:rPr>
        <w:t>The analog channels are displayed at the top of the screen while the digital channels are displayed below them. It should be</w:t>
      </w:r>
      <w:r w:rsidR="00DB57BA">
        <w:rPr>
          <w:rFonts w:ascii="Times New Roman" w:hAnsi="Times New Roman" w:cs="Times New Roman"/>
          <w:sz w:val="24"/>
          <w:szCs w:val="24"/>
        </w:rPr>
        <w:t>come clear upon viewing Figure 7</w:t>
      </w:r>
      <w:r w:rsidRPr="000C7ACC">
        <w:rPr>
          <w:rFonts w:ascii="Times New Roman" w:hAnsi="Times New Roman" w:cs="Times New Roman"/>
          <w:sz w:val="24"/>
          <w:szCs w:val="24"/>
        </w:rPr>
        <w:t xml:space="preserve"> what the differences between analog and digital channels are.</w:t>
      </w:r>
      <w:r w:rsidRPr="00C163C0">
        <w:rPr>
          <w:rFonts w:ascii="Times New Roman" w:hAnsi="Times New Roman" w:cs="Times New Roman"/>
          <w:sz w:val="24"/>
          <w:szCs w:val="24"/>
        </w:rPr>
        <w:t xml:space="preserve"> </w:t>
      </w:r>
    </w:p>
    <w:p w:rsidR="00D520A4" w:rsidRPr="000C7ACC" w:rsidRDefault="00D520A4" w:rsidP="00D520A4">
      <w:pPr>
        <w:pStyle w:val="ListParagraph"/>
        <w:ind w:left="450"/>
        <w:rPr>
          <w:rFonts w:ascii="Times New Roman" w:hAnsi="Times New Roman" w:cs="Times New Roman"/>
          <w:sz w:val="24"/>
          <w:szCs w:val="24"/>
        </w:rPr>
      </w:pPr>
    </w:p>
    <w:p w:rsidR="00D14006" w:rsidRPr="000C7ACC" w:rsidRDefault="00D14006" w:rsidP="00D520A4">
      <w:pPr>
        <w:rPr>
          <w:rFonts w:ascii="Times New Roman" w:eastAsia="Times New Roman" w:hAnsi="Times New Roman" w:cs="Times New Roman"/>
          <w:b/>
          <w:sz w:val="24"/>
          <w:szCs w:val="24"/>
        </w:rPr>
      </w:pPr>
    </w:p>
    <w:p w:rsidR="00EF0A24" w:rsidRPr="00D520A4" w:rsidRDefault="00633206" w:rsidP="00D520A4">
      <w:pPr>
        <w:rPr>
          <w:rFonts w:ascii="Times New Roman" w:eastAsia="Times New Roman" w:hAnsi="Times New Roman" w:cs="Times New Roman"/>
          <w:b/>
          <w:sz w:val="20"/>
          <w:szCs w:val="20"/>
        </w:rPr>
      </w:pPr>
      <w:r>
        <w:rPr>
          <w:rFonts w:ascii="Times New Roman" w:eastAsia="Times New Roman" w:hAnsi="Times New Roman" w:cs="Times New Roman"/>
          <w:b/>
          <w:sz w:val="28"/>
          <w:szCs w:val="28"/>
        </w:rPr>
        <w:t xml:space="preserve">                        </w:t>
      </w:r>
      <w:r w:rsidR="00D520A4">
        <w:rPr>
          <w:rFonts w:ascii="Times New Roman" w:eastAsia="Times New Roman" w:hAnsi="Times New Roman" w:cs="Times New Roman"/>
          <w:b/>
          <w:sz w:val="28"/>
          <w:szCs w:val="28"/>
        </w:rPr>
        <w:t xml:space="preserve"> </w:t>
      </w:r>
      <w:r w:rsidR="00D14006" w:rsidRPr="000C7ACC">
        <w:rPr>
          <w:rFonts w:ascii="Times New Roman" w:eastAsia="Times New Roman" w:hAnsi="Times New Roman" w:cs="Times New Roman"/>
          <w:b/>
          <w:sz w:val="28"/>
          <w:szCs w:val="28"/>
        </w:rPr>
        <w:t>Digital Channels Shown with Analog Channels</w:t>
      </w:r>
    </w:p>
    <w:p w:rsidR="009C3DAC" w:rsidRDefault="000C7ACC" w:rsidP="00EF0A24">
      <w:pPr>
        <w:ind w:left="2160" w:hanging="171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anchor distT="0" distB="0" distL="114300" distR="114300" simplePos="0" relativeHeight="251674624" behindDoc="1" locked="0" layoutInCell="1" allowOverlap="1" wp14:anchorId="29164780" wp14:editId="56C1B9CA">
            <wp:simplePos x="0" y="0"/>
            <wp:positionH relativeFrom="column">
              <wp:posOffset>62230</wp:posOffset>
            </wp:positionH>
            <wp:positionV relativeFrom="paragraph">
              <wp:posOffset>99060</wp:posOffset>
            </wp:positionV>
            <wp:extent cx="5626100" cy="3375025"/>
            <wp:effectExtent l="0" t="0" r="0" b="0"/>
            <wp:wrapTight wrapText="bothSides">
              <wp:wrapPolygon edited="0">
                <wp:start x="0" y="0"/>
                <wp:lineTo x="0" y="21458"/>
                <wp:lineTo x="21502" y="21458"/>
                <wp:lineTo x="2150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6100" cy="337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3DAC" w:rsidRDefault="009C3DAC" w:rsidP="006E001B">
      <w:pPr>
        <w:rPr>
          <w:rFonts w:ascii="Times New Roman" w:eastAsia="Times New Roman" w:hAnsi="Times New Roman" w:cs="Times New Roman"/>
          <w:b/>
          <w:sz w:val="20"/>
          <w:szCs w:val="20"/>
        </w:rPr>
      </w:pPr>
    </w:p>
    <w:p w:rsidR="00EB6E50" w:rsidRDefault="00633206" w:rsidP="003F3652">
      <w:pPr>
        <w:ind w:left="2880" w:hanging="720"/>
        <w:rPr>
          <w:rFonts w:ascii="Times New Roman" w:eastAsia="Times New Roman" w:hAnsi="Times New Roman" w:cs="Times New Roman"/>
          <w:b/>
          <w:sz w:val="20"/>
          <w:szCs w:val="20"/>
        </w:rPr>
      </w:pPr>
      <w:r>
        <w:rPr>
          <w:rFonts w:ascii="Arial" w:eastAsia="Times New Roman" w:hAnsi="Arial" w:cs="Arial"/>
          <w:b/>
          <w:sz w:val="24"/>
          <w:szCs w:val="24"/>
        </w:rPr>
        <w:t xml:space="preserve">     </w:t>
      </w:r>
      <w:r w:rsidR="00BC7393">
        <w:rPr>
          <w:rFonts w:ascii="Times New Roman" w:eastAsia="Times New Roman" w:hAnsi="Times New Roman" w:cs="Times New Roman"/>
          <w:b/>
          <w:sz w:val="20"/>
          <w:szCs w:val="20"/>
        </w:rPr>
        <w:t xml:space="preserve">  </w:t>
      </w:r>
    </w:p>
    <w:p w:rsidR="00EB6E50" w:rsidRDefault="00EB6E50" w:rsidP="003F3652">
      <w:pPr>
        <w:ind w:left="2880" w:hanging="720"/>
        <w:rPr>
          <w:rFonts w:ascii="Times New Roman" w:eastAsia="Times New Roman" w:hAnsi="Times New Roman" w:cs="Times New Roman"/>
          <w:b/>
          <w:sz w:val="20"/>
          <w:szCs w:val="20"/>
        </w:rPr>
      </w:pPr>
    </w:p>
    <w:p w:rsidR="00EB6E50" w:rsidRDefault="00EB6E50" w:rsidP="003F3652">
      <w:pPr>
        <w:ind w:left="2880" w:hanging="720"/>
        <w:rPr>
          <w:rFonts w:ascii="Times New Roman" w:eastAsia="Times New Roman" w:hAnsi="Times New Roman" w:cs="Times New Roman"/>
          <w:b/>
          <w:sz w:val="20"/>
          <w:szCs w:val="20"/>
        </w:rPr>
      </w:pPr>
    </w:p>
    <w:p w:rsidR="00EB6E50" w:rsidRDefault="00EB6E50" w:rsidP="003F3652">
      <w:pPr>
        <w:ind w:left="2880" w:hanging="720"/>
        <w:rPr>
          <w:rFonts w:ascii="Times New Roman" w:eastAsia="Times New Roman" w:hAnsi="Times New Roman" w:cs="Times New Roman"/>
          <w:b/>
          <w:sz w:val="20"/>
          <w:szCs w:val="20"/>
        </w:rPr>
      </w:pPr>
    </w:p>
    <w:p w:rsidR="00EB6E50" w:rsidRDefault="00EB6E50" w:rsidP="003F3652">
      <w:pPr>
        <w:ind w:left="2880" w:hanging="720"/>
        <w:rPr>
          <w:rFonts w:ascii="Times New Roman" w:eastAsia="Times New Roman" w:hAnsi="Times New Roman" w:cs="Times New Roman"/>
          <w:b/>
          <w:sz w:val="20"/>
          <w:szCs w:val="20"/>
        </w:rPr>
      </w:pPr>
    </w:p>
    <w:p w:rsidR="00F2070A" w:rsidRDefault="00BC7393" w:rsidP="003F3652">
      <w:pPr>
        <w:ind w:left="2880" w:hanging="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F2070A" w:rsidRDefault="00F2070A" w:rsidP="003F3652">
      <w:pPr>
        <w:ind w:left="2880" w:hanging="720"/>
        <w:rPr>
          <w:rFonts w:ascii="Times New Roman" w:eastAsia="Times New Roman" w:hAnsi="Times New Roman" w:cs="Times New Roman"/>
          <w:b/>
          <w:sz w:val="20"/>
          <w:szCs w:val="20"/>
        </w:rPr>
      </w:pPr>
    </w:p>
    <w:p w:rsidR="00F2070A" w:rsidRDefault="00F2070A" w:rsidP="003F3652">
      <w:pPr>
        <w:ind w:left="2880" w:hanging="720"/>
        <w:rPr>
          <w:rFonts w:ascii="Times New Roman" w:eastAsia="Times New Roman" w:hAnsi="Times New Roman" w:cs="Times New Roman"/>
          <w:b/>
          <w:sz w:val="20"/>
          <w:szCs w:val="20"/>
        </w:rPr>
      </w:pPr>
    </w:p>
    <w:p w:rsidR="00F2070A" w:rsidRDefault="00F2070A" w:rsidP="003F3652">
      <w:pPr>
        <w:ind w:left="2880" w:hanging="720"/>
        <w:rPr>
          <w:rFonts w:ascii="Times New Roman" w:eastAsia="Times New Roman" w:hAnsi="Times New Roman" w:cs="Times New Roman"/>
          <w:b/>
          <w:sz w:val="20"/>
          <w:szCs w:val="20"/>
        </w:rPr>
      </w:pPr>
    </w:p>
    <w:p w:rsidR="00F2070A" w:rsidRDefault="00F2070A" w:rsidP="003F3652">
      <w:pPr>
        <w:ind w:left="2880" w:hanging="720"/>
        <w:rPr>
          <w:rFonts w:ascii="Times New Roman" w:eastAsia="Times New Roman" w:hAnsi="Times New Roman" w:cs="Times New Roman"/>
          <w:b/>
          <w:sz w:val="20"/>
          <w:szCs w:val="20"/>
        </w:rPr>
      </w:pPr>
    </w:p>
    <w:p w:rsidR="003F3652" w:rsidRDefault="00BC7393" w:rsidP="003F3652">
      <w:pPr>
        <w:ind w:left="2880" w:hanging="720"/>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 xml:space="preserve">Figure </w:t>
      </w:r>
      <w:r w:rsidR="00F2070A">
        <w:rPr>
          <w:rFonts w:ascii="Times New Roman" w:eastAsia="Times New Roman" w:hAnsi="Times New Roman" w:cs="Times New Roman"/>
          <w:b/>
          <w:sz w:val="20"/>
          <w:szCs w:val="20"/>
        </w:rPr>
        <w:t>6</w:t>
      </w:r>
      <w:r w:rsidR="00B221DA">
        <w:rPr>
          <w:rFonts w:ascii="Times New Roman" w:eastAsia="Times New Roman" w:hAnsi="Times New Roman" w:cs="Times New Roman"/>
          <w:b/>
          <w:sz w:val="20"/>
          <w:szCs w:val="20"/>
        </w:rPr>
        <w:t>.</w:t>
      </w:r>
      <w:proofErr w:type="gramEnd"/>
      <w:r w:rsidR="003F3652">
        <w:rPr>
          <w:rFonts w:ascii="Times New Roman" w:eastAsia="Times New Roman" w:hAnsi="Times New Roman" w:cs="Times New Roman"/>
          <w:b/>
          <w:sz w:val="20"/>
          <w:szCs w:val="20"/>
        </w:rPr>
        <w:t xml:space="preserve"> Analog and Digital Waveforms</w:t>
      </w:r>
    </w:p>
    <w:p w:rsidR="009C3DAC" w:rsidRPr="00E515A9" w:rsidRDefault="009C3DAC" w:rsidP="00C163C0">
      <w:pPr>
        <w:rPr>
          <w:rFonts w:ascii="Arial" w:eastAsia="Times New Roman" w:hAnsi="Arial" w:cs="Arial"/>
          <w:b/>
          <w:sz w:val="24"/>
          <w:szCs w:val="24"/>
        </w:rPr>
      </w:pPr>
    </w:p>
    <w:p w:rsidR="00A712EF" w:rsidRDefault="00A712EF" w:rsidP="000718F8">
      <w:pPr>
        <w:ind w:left="2160" w:hanging="2160"/>
        <w:rPr>
          <w:rFonts w:ascii="Arial" w:eastAsia="Times New Roman" w:hAnsi="Arial" w:cs="Arial"/>
          <w:b/>
          <w:sz w:val="24"/>
          <w:szCs w:val="24"/>
        </w:rPr>
      </w:pPr>
    </w:p>
    <w:p w:rsidR="00D14006" w:rsidRDefault="00D14006" w:rsidP="000718F8">
      <w:pPr>
        <w:ind w:left="2160" w:hanging="2160"/>
        <w:rPr>
          <w:rFonts w:ascii="Arial" w:eastAsia="Times New Roman" w:hAnsi="Arial" w:cs="Arial"/>
          <w:b/>
          <w:sz w:val="24"/>
          <w:szCs w:val="24"/>
        </w:rPr>
      </w:pPr>
    </w:p>
    <w:p w:rsidR="00D14006" w:rsidRDefault="00D14006" w:rsidP="000718F8">
      <w:pPr>
        <w:ind w:left="2160" w:hanging="2160"/>
        <w:rPr>
          <w:rFonts w:ascii="Arial" w:eastAsia="Times New Roman" w:hAnsi="Arial" w:cs="Arial"/>
          <w:b/>
          <w:sz w:val="24"/>
          <w:szCs w:val="24"/>
        </w:rPr>
      </w:pPr>
    </w:p>
    <w:p w:rsidR="00D14006" w:rsidRDefault="00D14006" w:rsidP="000718F8">
      <w:pPr>
        <w:ind w:left="2160" w:hanging="2160"/>
        <w:rPr>
          <w:rFonts w:ascii="Arial" w:eastAsia="Times New Roman" w:hAnsi="Arial" w:cs="Arial"/>
          <w:b/>
          <w:sz w:val="24"/>
          <w:szCs w:val="24"/>
        </w:rPr>
      </w:pPr>
    </w:p>
    <w:p w:rsidR="00D14006" w:rsidRDefault="00D14006" w:rsidP="000718F8">
      <w:pPr>
        <w:ind w:left="2160" w:hanging="2160"/>
        <w:rPr>
          <w:rFonts w:ascii="Arial" w:eastAsia="Times New Roman" w:hAnsi="Arial" w:cs="Arial"/>
          <w:b/>
          <w:sz w:val="24"/>
          <w:szCs w:val="24"/>
        </w:rPr>
      </w:pPr>
    </w:p>
    <w:p w:rsidR="00D14006" w:rsidRDefault="00D14006" w:rsidP="000718F8">
      <w:pPr>
        <w:ind w:left="2160" w:hanging="2160"/>
        <w:rPr>
          <w:rFonts w:ascii="Arial" w:eastAsia="Times New Roman" w:hAnsi="Arial" w:cs="Arial"/>
          <w:b/>
          <w:sz w:val="24"/>
          <w:szCs w:val="24"/>
        </w:rPr>
      </w:pPr>
    </w:p>
    <w:p w:rsidR="00D14006" w:rsidRDefault="00D14006" w:rsidP="000718F8">
      <w:pPr>
        <w:ind w:left="2160" w:hanging="2160"/>
        <w:rPr>
          <w:rFonts w:ascii="Arial" w:eastAsia="Times New Roman" w:hAnsi="Arial" w:cs="Arial"/>
          <w:b/>
          <w:sz w:val="24"/>
          <w:szCs w:val="24"/>
        </w:rPr>
      </w:pPr>
    </w:p>
    <w:p w:rsidR="00D14006" w:rsidRDefault="00D14006" w:rsidP="000718F8">
      <w:pPr>
        <w:ind w:left="2160" w:hanging="2160"/>
        <w:rPr>
          <w:rFonts w:ascii="Arial" w:eastAsia="Times New Roman" w:hAnsi="Arial" w:cs="Arial"/>
          <w:b/>
          <w:sz w:val="24"/>
          <w:szCs w:val="24"/>
        </w:rPr>
      </w:pPr>
    </w:p>
    <w:p w:rsidR="00D14006" w:rsidRDefault="00D14006" w:rsidP="000718F8">
      <w:pPr>
        <w:ind w:left="2160" w:hanging="2160"/>
        <w:rPr>
          <w:rFonts w:ascii="Arial" w:eastAsia="Times New Roman" w:hAnsi="Arial" w:cs="Arial"/>
          <w:b/>
          <w:sz w:val="24"/>
          <w:szCs w:val="24"/>
        </w:rPr>
      </w:pPr>
    </w:p>
    <w:p w:rsidR="00D14006" w:rsidRDefault="00D14006" w:rsidP="000718F8">
      <w:pPr>
        <w:ind w:left="2160" w:hanging="2160"/>
        <w:rPr>
          <w:rFonts w:ascii="Arial" w:eastAsia="Times New Roman" w:hAnsi="Arial" w:cs="Arial"/>
          <w:b/>
          <w:sz w:val="24"/>
          <w:szCs w:val="24"/>
        </w:rPr>
      </w:pPr>
    </w:p>
    <w:p w:rsidR="00D14006" w:rsidRDefault="00D14006" w:rsidP="000718F8">
      <w:pPr>
        <w:ind w:left="2160" w:hanging="2160"/>
        <w:rPr>
          <w:rFonts w:ascii="Arial" w:eastAsia="Times New Roman" w:hAnsi="Arial" w:cs="Arial"/>
          <w:b/>
          <w:sz w:val="24"/>
          <w:szCs w:val="24"/>
        </w:rPr>
      </w:pPr>
    </w:p>
    <w:p w:rsidR="00D14006" w:rsidRDefault="00D14006" w:rsidP="000718F8">
      <w:pPr>
        <w:ind w:left="2160" w:hanging="2160"/>
        <w:rPr>
          <w:rFonts w:ascii="Arial" w:eastAsia="Times New Roman" w:hAnsi="Arial" w:cs="Arial"/>
          <w:b/>
          <w:sz w:val="24"/>
          <w:szCs w:val="24"/>
        </w:rPr>
      </w:pPr>
    </w:p>
    <w:p w:rsidR="00D14006" w:rsidRDefault="00D14006" w:rsidP="000718F8">
      <w:pPr>
        <w:ind w:left="2160" w:hanging="2160"/>
        <w:rPr>
          <w:rFonts w:ascii="Arial" w:eastAsia="Times New Roman" w:hAnsi="Arial" w:cs="Arial"/>
          <w:b/>
          <w:sz w:val="24"/>
          <w:szCs w:val="24"/>
        </w:rPr>
      </w:pPr>
    </w:p>
    <w:p w:rsidR="00D14006" w:rsidRDefault="00D14006" w:rsidP="000718F8">
      <w:pPr>
        <w:ind w:left="2160" w:hanging="2160"/>
        <w:rPr>
          <w:rFonts w:ascii="Arial" w:eastAsia="Times New Roman" w:hAnsi="Arial" w:cs="Arial"/>
          <w:b/>
          <w:sz w:val="24"/>
          <w:szCs w:val="24"/>
        </w:rPr>
      </w:pPr>
    </w:p>
    <w:p w:rsidR="00D14006" w:rsidRDefault="00D14006" w:rsidP="000718F8">
      <w:pPr>
        <w:ind w:left="2160" w:hanging="2160"/>
        <w:rPr>
          <w:rFonts w:ascii="Arial" w:eastAsia="Times New Roman" w:hAnsi="Arial" w:cs="Arial"/>
          <w:b/>
          <w:sz w:val="24"/>
          <w:szCs w:val="24"/>
        </w:rPr>
      </w:pPr>
    </w:p>
    <w:p w:rsidR="00D14006" w:rsidRDefault="00D14006" w:rsidP="000718F8">
      <w:pPr>
        <w:ind w:left="2160" w:hanging="2160"/>
        <w:rPr>
          <w:rFonts w:ascii="Arial" w:eastAsia="Times New Roman" w:hAnsi="Arial" w:cs="Arial"/>
          <w:b/>
          <w:sz w:val="24"/>
          <w:szCs w:val="24"/>
        </w:rPr>
      </w:pPr>
    </w:p>
    <w:p w:rsidR="00D14006" w:rsidRDefault="00D14006" w:rsidP="000718F8">
      <w:pPr>
        <w:ind w:left="2160" w:hanging="2160"/>
        <w:rPr>
          <w:rFonts w:ascii="Arial" w:eastAsia="Times New Roman" w:hAnsi="Arial" w:cs="Arial"/>
          <w:b/>
          <w:sz w:val="24"/>
          <w:szCs w:val="24"/>
        </w:rPr>
      </w:pPr>
    </w:p>
    <w:p w:rsidR="00C02900" w:rsidRPr="003B3413" w:rsidRDefault="00C02900" w:rsidP="00D14006">
      <w:pPr>
        <w:rPr>
          <w:rFonts w:ascii="Times New Roman" w:eastAsia="Times New Roman" w:hAnsi="Times New Roman" w:cs="Times New Roman"/>
          <w:b/>
          <w:sz w:val="32"/>
          <w:szCs w:val="32"/>
        </w:rPr>
      </w:pPr>
      <w:r w:rsidRPr="003B3413">
        <w:rPr>
          <w:rFonts w:ascii="Times New Roman" w:eastAsia="Times New Roman" w:hAnsi="Times New Roman" w:cs="Times New Roman"/>
          <w:b/>
          <w:sz w:val="32"/>
          <w:szCs w:val="32"/>
        </w:rPr>
        <w:lastRenderedPageBreak/>
        <w:t>Configuring Digital Channels</w:t>
      </w:r>
    </w:p>
    <w:p w:rsidR="00C02900" w:rsidRDefault="00C02900" w:rsidP="000718F8">
      <w:pPr>
        <w:ind w:left="2160" w:hanging="2160"/>
        <w:rPr>
          <w:rFonts w:ascii="Arial" w:eastAsia="Times New Roman" w:hAnsi="Arial" w:cs="Arial"/>
          <w:b/>
          <w:sz w:val="24"/>
          <w:szCs w:val="24"/>
        </w:rPr>
      </w:pPr>
    </w:p>
    <w:p w:rsidR="004E5AC3" w:rsidRDefault="004F5E3A" w:rsidP="009304F3">
      <w:pPr>
        <w:pStyle w:val="BodyText"/>
        <w:ind w:left="160" w:right="109"/>
        <w:rPr>
          <w:sz w:val="24"/>
          <w:szCs w:val="24"/>
        </w:rPr>
      </w:pPr>
      <w:r w:rsidRPr="004F5E3A">
        <w:rPr>
          <w:sz w:val="24"/>
          <w:szCs w:val="24"/>
        </w:rPr>
        <w:t xml:space="preserve">A logic analyzer is essentially a multiple channel digital storage scope with many ways to trigger </w:t>
      </w:r>
      <w:r w:rsidR="009304F3">
        <w:rPr>
          <w:sz w:val="24"/>
          <w:szCs w:val="24"/>
        </w:rPr>
        <w:t>a</w:t>
      </w:r>
      <w:r w:rsidR="004E5AC3">
        <w:rPr>
          <w:sz w:val="24"/>
          <w:szCs w:val="24"/>
        </w:rPr>
        <w:t>s a troubleshooting aid;</w:t>
      </w:r>
      <w:r w:rsidRPr="004F5E3A">
        <w:rPr>
          <w:sz w:val="24"/>
          <w:szCs w:val="24"/>
        </w:rPr>
        <w:t xml:space="preserve"> it allows the experimenter to observe numerous digital signals at various points in time and thus make decisions based upon such observations</w:t>
      </w:r>
      <w:r>
        <w:rPr>
          <w:sz w:val="24"/>
          <w:szCs w:val="24"/>
        </w:rPr>
        <w:t xml:space="preserve">. </w:t>
      </w:r>
    </w:p>
    <w:p w:rsidR="004E5AC3" w:rsidRDefault="004E5AC3" w:rsidP="009304F3">
      <w:pPr>
        <w:pStyle w:val="BodyText"/>
        <w:ind w:left="160" w:right="109"/>
        <w:rPr>
          <w:sz w:val="24"/>
          <w:szCs w:val="24"/>
        </w:rPr>
      </w:pPr>
    </w:p>
    <w:p w:rsidR="00EB6E50" w:rsidRPr="009304F3" w:rsidRDefault="004F5E3A" w:rsidP="009304F3">
      <w:pPr>
        <w:pStyle w:val="BodyText"/>
        <w:ind w:left="160" w:right="109"/>
        <w:rPr>
          <w:sz w:val="24"/>
          <w:szCs w:val="24"/>
        </w:rPr>
      </w:pPr>
      <w:r>
        <w:rPr>
          <w:sz w:val="24"/>
          <w:szCs w:val="24"/>
        </w:rPr>
        <w:t xml:space="preserve">We will use </w:t>
      </w:r>
      <w:r w:rsidR="004E5AC3">
        <w:rPr>
          <w:sz w:val="24"/>
          <w:szCs w:val="24"/>
        </w:rPr>
        <w:t>the l</w:t>
      </w:r>
      <w:r>
        <w:rPr>
          <w:sz w:val="24"/>
          <w:szCs w:val="24"/>
        </w:rPr>
        <w:t>ogic analyzer</w:t>
      </w:r>
      <w:r w:rsidR="004E5AC3">
        <w:rPr>
          <w:sz w:val="24"/>
          <w:szCs w:val="24"/>
        </w:rPr>
        <w:t xml:space="preserve"> (digital input channels of the MSO)</w:t>
      </w:r>
      <w:r>
        <w:rPr>
          <w:sz w:val="24"/>
          <w:szCs w:val="24"/>
        </w:rPr>
        <w:t xml:space="preserve"> to observe</w:t>
      </w:r>
      <w:r w:rsidR="00240D33">
        <w:rPr>
          <w:sz w:val="24"/>
          <w:szCs w:val="24"/>
        </w:rPr>
        <w:t xml:space="preserve"> </w:t>
      </w:r>
      <w:r w:rsidR="004E5AC3">
        <w:rPr>
          <w:sz w:val="24"/>
          <w:szCs w:val="24"/>
        </w:rPr>
        <w:t xml:space="preserve">of the output signals from ports PF2, PF3 and PF4 of the </w:t>
      </w:r>
      <w:proofErr w:type="spellStart"/>
      <w:r w:rsidR="004E5AC3">
        <w:rPr>
          <w:sz w:val="24"/>
          <w:szCs w:val="24"/>
        </w:rPr>
        <w:t>Tiva</w:t>
      </w:r>
      <w:proofErr w:type="spellEnd"/>
      <w:r w:rsidR="004E5AC3">
        <w:rPr>
          <w:sz w:val="24"/>
          <w:szCs w:val="24"/>
        </w:rPr>
        <w:t xml:space="preserve"> Launchpad as configured for</w:t>
      </w:r>
      <w:r w:rsidR="00240D33">
        <w:rPr>
          <w:sz w:val="24"/>
          <w:szCs w:val="24"/>
        </w:rPr>
        <w:t xml:space="preserve"> </w:t>
      </w:r>
      <w:r w:rsidR="004E5AC3">
        <w:rPr>
          <w:sz w:val="24"/>
          <w:szCs w:val="24"/>
        </w:rPr>
        <w:t>L</w:t>
      </w:r>
      <w:r>
        <w:rPr>
          <w:sz w:val="24"/>
          <w:szCs w:val="24"/>
        </w:rPr>
        <w:t>ab</w:t>
      </w:r>
      <w:r w:rsidR="004E5AC3">
        <w:rPr>
          <w:sz w:val="24"/>
          <w:szCs w:val="24"/>
        </w:rPr>
        <w:t xml:space="preserve"> Project </w:t>
      </w:r>
      <w:r>
        <w:rPr>
          <w:sz w:val="24"/>
          <w:szCs w:val="24"/>
        </w:rPr>
        <w:t>1</w:t>
      </w:r>
      <w:r w:rsidR="00240D33">
        <w:rPr>
          <w:sz w:val="24"/>
          <w:szCs w:val="24"/>
        </w:rPr>
        <w:t xml:space="preserve">. </w:t>
      </w:r>
      <w:r w:rsidR="004E5AC3">
        <w:rPr>
          <w:sz w:val="24"/>
          <w:szCs w:val="24"/>
        </w:rPr>
        <w:t xml:space="preserve">  </w:t>
      </w:r>
      <w:proofErr w:type="gramStart"/>
      <w:r w:rsidR="00EB6E50">
        <w:rPr>
          <w:sz w:val="24"/>
          <w:szCs w:val="24"/>
        </w:rPr>
        <w:t xml:space="preserve">Figure 7 </w:t>
      </w:r>
      <w:r w:rsidR="00A54EFF">
        <w:rPr>
          <w:sz w:val="24"/>
          <w:szCs w:val="24"/>
        </w:rPr>
        <w:t xml:space="preserve">shows </w:t>
      </w:r>
      <w:r w:rsidR="009304F3" w:rsidRPr="009304F3">
        <w:rPr>
          <w:sz w:val="24"/>
          <w:szCs w:val="24"/>
        </w:rPr>
        <w:t xml:space="preserve">Switch and LED interfaces on the </w:t>
      </w:r>
      <w:proofErr w:type="spellStart"/>
      <w:r w:rsidR="009304F3" w:rsidRPr="009304F3">
        <w:rPr>
          <w:sz w:val="24"/>
          <w:szCs w:val="24"/>
        </w:rPr>
        <w:t>Tiva</w:t>
      </w:r>
      <w:proofErr w:type="spellEnd"/>
      <w:r w:rsidR="009304F3" w:rsidRPr="009304F3">
        <w:rPr>
          <w:sz w:val="24"/>
          <w:szCs w:val="24"/>
        </w:rPr>
        <w:t xml:space="preserve"> </w:t>
      </w:r>
      <w:proofErr w:type="spellStart"/>
      <w:r w:rsidR="009304F3" w:rsidRPr="009304F3">
        <w:rPr>
          <w:sz w:val="24"/>
          <w:szCs w:val="24"/>
        </w:rPr>
        <w:t>LaunchPad</w:t>
      </w:r>
      <w:proofErr w:type="spellEnd"/>
      <w:r w:rsidR="009304F3" w:rsidRPr="009304F3">
        <w:rPr>
          <w:sz w:val="24"/>
          <w:szCs w:val="24"/>
        </w:rPr>
        <w:t xml:space="preserve"> </w:t>
      </w:r>
      <w:r w:rsidR="004E5AC3">
        <w:rPr>
          <w:sz w:val="24"/>
          <w:szCs w:val="24"/>
        </w:rPr>
        <w:t>e</w:t>
      </w:r>
      <w:r w:rsidR="009304F3" w:rsidRPr="009304F3">
        <w:rPr>
          <w:sz w:val="24"/>
          <w:szCs w:val="24"/>
        </w:rPr>
        <w:t xml:space="preserve">valuation </w:t>
      </w:r>
      <w:r w:rsidR="004E5AC3">
        <w:rPr>
          <w:sz w:val="24"/>
          <w:szCs w:val="24"/>
        </w:rPr>
        <w:t>b</w:t>
      </w:r>
      <w:r w:rsidR="009304F3" w:rsidRPr="009304F3">
        <w:rPr>
          <w:sz w:val="24"/>
          <w:szCs w:val="24"/>
        </w:rPr>
        <w:t>oard</w:t>
      </w:r>
      <w:r w:rsidR="004E5AC3">
        <w:rPr>
          <w:sz w:val="24"/>
          <w:szCs w:val="24"/>
        </w:rPr>
        <w:t>.</w:t>
      </w:r>
      <w:proofErr w:type="gramEnd"/>
    </w:p>
    <w:p w:rsidR="00EB6E50" w:rsidRDefault="00EB6E50" w:rsidP="004B6C51">
      <w:pPr>
        <w:pStyle w:val="Heading1"/>
        <w:ind w:left="0" w:right="109"/>
        <w:jc w:val="center"/>
      </w:pPr>
    </w:p>
    <w:p w:rsidR="00EB6E50" w:rsidRDefault="00EB6E50" w:rsidP="00EB6E50">
      <w:pPr>
        <w:pStyle w:val="Heading1"/>
        <w:ind w:left="0" w:right="109"/>
      </w:pPr>
    </w:p>
    <w:p w:rsidR="00EB6E50" w:rsidRDefault="00A54EFF" w:rsidP="00EB6E50">
      <w:pPr>
        <w:pStyle w:val="Heading1"/>
        <w:ind w:left="0" w:right="109"/>
      </w:pPr>
      <w:r>
        <w:rPr>
          <w:noProof/>
        </w:rPr>
        <w:drawing>
          <wp:inline distT="0" distB="0" distL="0" distR="0" wp14:anchorId="1F7A69F6" wp14:editId="363FC069">
            <wp:extent cx="5791200" cy="2705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91200" cy="2705100"/>
                    </a:xfrm>
                    <a:prstGeom prst="rect">
                      <a:avLst/>
                    </a:prstGeom>
                  </pic:spPr>
                </pic:pic>
              </a:graphicData>
            </a:graphic>
          </wp:inline>
        </w:drawing>
      </w:r>
    </w:p>
    <w:p w:rsidR="009304F3" w:rsidRDefault="009304F3" w:rsidP="009304F3">
      <w:pPr>
        <w:jc w:val="center"/>
        <w:rPr>
          <w:rFonts w:ascii="Times New Roman" w:eastAsia="Arial" w:hAnsi="Times New Roman" w:cs="Times New Roman"/>
          <w:b/>
          <w:bCs/>
          <w:sz w:val="20"/>
          <w:szCs w:val="25"/>
        </w:rPr>
      </w:pPr>
    </w:p>
    <w:p w:rsidR="009304F3" w:rsidRPr="00A142EB" w:rsidRDefault="009304F3" w:rsidP="009304F3">
      <w:pPr>
        <w:jc w:val="center"/>
        <w:rPr>
          <w:rFonts w:ascii="Times New Roman" w:eastAsia="Arial" w:hAnsi="Times New Roman" w:cs="Times New Roman"/>
          <w:b/>
          <w:bCs/>
          <w:sz w:val="20"/>
          <w:szCs w:val="25"/>
        </w:rPr>
      </w:pPr>
      <w:proofErr w:type="gramStart"/>
      <w:r w:rsidRPr="00A142EB">
        <w:rPr>
          <w:rFonts w:ascii="Times New Roman" w:eastAsia="Arial" w:hAnsi="Times New Roman" w:cs="Times New Roman"/>
          <w:b/>
          <w:bCs/>
          <w:sz w:val="20"/>
          <w:szCs w:val="25"/>
        </w:rPr>
        <w:t xml:space="preserve">Figure </w:t>
      </w:r>
      <w:r>
        <w:rPr>
          <w:rFonts w:ascii="Times New Roman" w:eastAsia="Arial" w:hAnsi="Times New Roman" w:cs="Times New Roman"/>
          <w:b/>
          <w:bCs/>
          <w:sz w:val="20"/>
          <w:szCs w:val="25"/>
        </w:rPr>
        <w:t>7.</w:t>
      </w:r>
      <w:proofErr w:type="gramEnd"/>
      <w:r w:rsidRPr="00A142EB">
        <w:rPr>
          <w:rFonts w:ascii="Times New Roman" w:eastAsia="Arial" w:hAnsi="Times New Roman" w:cs="Times New Roman"/>
          <w:b/>
          <w:bCs/>
          <w:sz w:val="20"/>
          <w:szCs w:val="25"/>
        </w:rPr>
        <w:t xml:space="preserve">  </w:t>
      </w:r>
      <w:r w:rsidRPr="009304F3">
        <w:rPr>
          <w:rFonts w:ascii="Times New Roman" w:eastAsia="Arial" w:hAnsi="Times New Roman" w:cs="Times New Roman"/>
          <w:b/>
          <w:bCs/>
          <w:i/>
          <w:iCs/>
          <w:sz w:val="20"/>
          <w:szCs w:val="25"/>
        </w:rPr>
        <w:t xml:space="preserve">Switch and LED interfaces on the </w:t>
      </w:r>
      <w:proofErr w:type="spellStart"/>
      <w:r w:rsidRPr="009304F3">
        <w:rPr>
          <w:rFonts w:ascii="Times New Roman" w:eastAsia="Arial" w:hAnsi="Times New Roman" w:cs="Times New Roman"/>
          <w:b/>
          <w:bCs/>
          <w:i/>
          <w:iCs/>
          <w:sz w:val="20"/>
          <w:szCs w:val="25"/>
        </w:rPr>
        <w:t>Tiva</w:t>
      </w:r>
      <w:proofErr w:type="spellEnd"/>
      <w:r w:rsidRPr="009304F3">
        <w:rPr>
          <w:rFonts w:ascii="Times New Roman" w:eastAsia="Arial" w:hAnsi="Times New Roman" w:cs="Times New Roman"/>
          <w:b/>
          <w:bCs/>
          <w:i/>
          <w:iCs/>
          <w:sz w:val="20"/>
          <w:szCs w:val="25"/>
        </w:rPr>
        <w:t xml:space="preserve"> </w:t>
      </w:r>
      <w:proofErr w:type="spellStart"/>
      <w:r w:rsidRPr="009304F3">
        <w:rPr>
          <w:rFonts w:ascii="Times New Roman" w:eastAsia="Arial" w:hAnsi="Times New Roman" w:cs="Times New Roman"/>
          <w:b/>
          <w:bCs/>
          <w:i/>
          <w:iCs/>
          <w:sz w:val="20"/>
          <w:szCs w:val="25"/>
        </w:rPr>
        <w:t>LaunchPad</w:t>
      </w:r>
      <w:proofErr w:type="spellEnd"/>
      <w:r w:rsidRPr="009304F3">
        <w:rPr>
          <w:rFonts w:ascii="Times New Roman" w:eastAsia="Arial" w:hAnsi="Times New Roman" w:cs="Times New Roman"/>
          <w:b/>
          <w:bCs/>
          <w:i/>
          <w:iCs/>
          <w:sz w:val="20"/>
          <w:szCs w:val="25"/>
        </w:rPr>
        <w:t xml:space="preserve"> Evaluation Board.</w:t>
      </w:r>
    </w:p>
    <w:p w:rsidR="004F5E3A" w:rsidRDefault="004F5E3A" w:rsidP="00EB6E50">
      <w:pPr>
        <w:pStyle w:val="Heading1"/>
        <w:ind w:left="0" w:right="109"/>
      </w:pPr>
    </w:p>
    <w:p w:rsidR="00850612" w:rsidRPr="000C7ACC" w:rsidRDefault="00EB6E50" w:rsidP="008865DE">
      <w:pPr>
        <w:rPr>
          <w:rStyle w:val="ExpBodyCopy"/>
          <w:rFonts w:ascii="Times New Roman" w:hAnsi="Times New Roman" w:cs="Times New Roman"/>
          <w:sz w:val="24"/>
          <w:szCs w:val="24"/>
        </w:rPr>
      </w:pPr>
      <w:r>
        <w:rPr>
          <w:rStyle w:val="ExpBodyCopy"/>
          <w:rFonts w:ascii="Times New Roman" w:hAnsi="Times New Roman" w:cs="Times New Roman"/>
          <w:sz w:val="24"/>
          <w:szCs w:val="24"/>
        </w:rPr>
        <w:t>Make the following c</w:t>
      </w:r>
      <w:r w:rsidR="00850612" w:rsidRPr="000C7ACC">
        <w:rPr>
          <w:rStyle w:val="ExpBodyCopy"/>
          <w:rFonts w:ascii="Times New Roman" w:hAnsi="Times New Roman" w:cs="Times New Roman"/>
          <w:sz w:val="24"/>
          <w:szCs w:val="24"/>
        </w:rPr>
        <w:t>onnect</w:t>
      </w:r>
      <w:r>
        <w:rPr>
          <w:rStyle w:val="ExpBodyCopy"/>
          <w:rFonts w:ascii="Times New Roman" w:hAnsi="Times New Roman" w:cs="Times New Roman"/>
          <w:sz w:val="24"/>
          <w:szCs w:val="24"/>
        </w:rPr>
        <w:t>ions</w:t>
      </w:r>
      <w:r w:rsidR="004E5AC3">
        <w:rPr>
          <w:rStyle w:val="ExpBodyCopy"/>
          <w:rFonts w:ascii="Times New Roman" w:hAnsi="Times New Roman" w:cs="Times New Roman"/>
          <w:sz w:val="24"/>
          <w:szCs w:val="24"/>
        </w:rPr>
        <w:t xml:space="preserve"> from the </w:t>
      </w:r>
      <w:proofErr w:type="spellStart"/>
      <w:r w:rsidR="004E5AC3">
        <w:rPr>
          <w:rStyle w:val="ExpBodyCopy"/>
          <w:rFonts w:ascii="Times New Roman" w:hAnsi="Times New Roman" w:cs="Times New Roman"/>
          <w:sz w:val="24"/>
          <w:szCs w:val="24"/>
        </w:rPr>
        <w:t>Tiva</w:t>
      </w:r>
      <w:proofErr w:type="spellEnd"/>
      <w:r w:rsidR="004E5AC3">
        <w:rPr>
          <w:rStyle w:val="ExpBodyCopy"/>
          <w:rFonts w:ascii="Times New Roman" w:hAnsi="Times New Roman" w:cs="Times New Roman"/>
          <w:sz w:val="24"/>
          <w:szCs w:val="24"/>
        </w:rPr>
        <w:t xml:space="preserve"> Launchpad ports PF2, PF3 and PF4 (connector picture with ports labels shown below)</w:t>
      </w:r>
      <w:r>
        <w:rPr>
          <w:rStyle w:val="ExpBodyCopy"/>
          <w:rFonts w:ascii="Times New Roman" w:hAnsi="Times New Roman" w:cs="Times New Roman"/>
          <w:sz w:val="24"/>
          <w:szCs w:val="24"/>
        </w:rPr>
        <w:t xml:space="preserve"> to </w:t>
      </w:r>
      <w:r w:rsidR="00850612" w:rsidRPr="000C7ACC">
        <w:rPr>
          <w:rStyle w:val="ExpBodyCopy"/>
          <w:rFonts w:ascii="Times New Roman" w:hAnsi="Times New Roman" w:cs="Times New Roman"/>
          <w:sz w:val="24"/>
          <w:szCs w:val="24"/>
        </w:rPr>
        <w:t xml:space="preserve">the </w:t>
      </w:r>
      <w:r w:rsidR="004E5AC3">
        <w:rPr>
          <w:rStyle w:val="ExpBodyCopy"/>
          <w:rFonts w:ascii="Times New Roman" w:hAnsi="Times New Roman" w:cs="Times New Roman"/>
          <w:sz w:val="24"/>
          <w:szCs w:val="24"/>
        </w:rPr>
        <w:t xml:space="preserve">digital input </w:t>
      </w:r>
      <w:r>
        <w:rPr>
          <w:rStyle w:val="ExpBodyCopy"/>
          <w:rFonts w:ascii="Times New Roman" w:hAnsi="Times New Roman" w:cs="Times New Roman"/>
          <w:sz w:val="24"/>
          <w:szCs w:val="24"/>
        </w:rPr>
        <w:t xml:space="preserve">channels 0 through </w:t>
      </w:r>
      <w:r w:rsidR="004E5AC3">
        <w:rPr>
          <w:rStyle w:val="ExpBodyCopy"/>
          <w:rFonts w:ascii="Times New Roman" w:hAnsi="Times New Roman" w:cs="Times New Roman"/>
          <w:sz w:val="24"/>
          <w:szCs w:val="24"/>
        </w:rPr>
        <w:t>2</w:t>
      </w:r>
      <w:r>
        <w:rPr>
          <w:rStyle w:val="ExpBodyCopy"/>
          <w:rFonts w:ascii="Times New Roman" w:hAnsi="Times New Roman" w:cs="Times New Roman"/>
          <w:sz w:val="24"/>
          <w:szCs w:val="24"/>
        </w:rPr>
        <w:t xml:space="preserve"> (</w:t>
      </w:r>
      <w:r w:rsidR="00850612" w:rsidRPr="000C7ACC">
        <w:rPr>
          <w:rStyle w:val="ExpBodyCopy"/>
          <w:rFonts w:ascii="Times New Roman" w:hAnsi="Times New Roman" w:cs="Times New Roman"/>
          <w:sz w:val="24"/>
          <w:szCs w:val="24"/>
        </w:rPr>
        <w:t>D0-D</w:t>
      </w:r>
      <w:r w:rsidR="004E5AC3">
        <w:rPr>
          <w:rStyle w:val="ExpBodyCopy"/>
          <w:rFonts w:ascii="Times New Roman" w:hAnsi="Times New Roman" w:cs="Times New Roman"/>
          <w:sz w:val="24"/>
          <w:szCs w:val="24"/>
        </w:rPr>
        <w:t>2</w:t>
      </w:r>
      <w:r>
        <w:rPr>
          <w:rStyle w:val="ExpBodyCopy"/>
          <w:rFonts w:ascii="Times New Roman" w:hAnsi="Times New Roman" w:cs="Times New Roman"/>
          <w:sz w:val="24"/>
          <w:szCs w:val="24"/>
        </w:rPr>
        <w:t>) of the</w:t>
      </w:r>
      <w:r w:rsidR="00850612" w:rsidRPr="000C7ACC">
        <w:rPr>
          <w:rStyle w:val="ExpBodyCopy"/>
          <w:rFonts w:ascii="Times New Roman" w:hAnsi="Times New Roman" w:cs="Times New Roman"/>
          <w:sz w:val="24"/>
          <w:szCs w:val="24"/>
        </w:rPr>
        <w:t xml:space="preserve"> digital logic </w:t>
      </w:r>
      <w:proofErr w:type="spellStart"/>
      <w:r w:rsidR="00850612" w:rsidRPr="000C7ACC">
        <w:rPr>
          <w:rStyle w:val="ExpBodyCopy"/>
          <w:rFonts w:ascii="Times New Roman" w:hAnsi="Times New Roman" w:cs="Times New Roman"/>
          <w:sz w:val="24"/>
          <w:szCs w:val="24"/>
        </w:rPr>
        <w:t>analyzer</w:t>
      </w:r>
      <w:proofErr w:type="spellEnd"/>
      <w:r w:rsidR="00850612" w:rsidRPr="000C7ACC">
        <w:rPr>
          <w:rStyle w:val="ExpBodyCopy"/>
          <w:rFonts w:ascii="Times New Roman" w:hAnsi="Times New Roman" w:cs="Times New Roman"/>
          <w:sz w:val="24"/>
          <w:szCs w:val="24"/>
        </w:rPr>
        <w:t xml:space="preserve"> probe</w:t>
      </w:r>
      <w:r w:rsidR="004E5AC3">
        <w:rPr>
          <w:rStyle w:val="ExpBodyCopy"/>
          <w:rFonts w:ascii="Times New Roman" w:hAnsi="Times New Roman" w:cs="Times New Roman"/>
          <w:sz w:val="24"/>
          <w:szCs w:val="24"/>
        </w:rPr>
        <w:t xml:space="preserve"> (see below for a picture)</w:t>
      </w:r>
      <w:r w:rsidR="00850612" w:rsidRPr="000C7ACC">
        <w:rPr>
          <w:rStyle w:val="ExpBodyCopy"/>
          <w:rFonts w:ascii="Times New Roman" w:hAnsi="Times New Roman" w:cs="Times New Roman"/>
          <w:sz w:val="24"/>
          <w:szCs w:val="24"/>
        </w:rPr>
        <w:t xml:space="preserve"> of the MSO</w:t>
      </w:r>
      <w:r>
        <w:rPr>
          <w:rStyle w:val="ExpBodyCopy"/>
          <w:rFonts w:ascii="Times New Roman" w:hAnsi="Times New Roman" w:cs="Times New Roman"/>
          <w:sz w:val="24"/>
          <w:szCs w:val="24"/>
        </w:rPr>
        <w:t>:</w:t>
      </w:r>
      <w:r w:rsidR="00F8010F" w:rsidRPr="000C7ACC">
        <w:rPr>
          <w:rStyle w:val="ExpBodyCopy"/>
          <w:rFonts w:ascii="Times New Roman" w:hAnsi="Times New Roman" w:cs="Times New Roman"/>
          <w:sz w:val="24"/>
          <w:szCs w:val="24"/>
        </w:rPr>
        <w:t xml:space="preserve"> </w:t>
      </w:r>
    </w:p>
    <w:p w:rsidR="00850612" w:rsidRPr="000C7ACC" w:rsidRDefault="00850612" w:rsidP="00850612">
      <w:pPr>
        <w:widowControl/>
        <w:tabs>
          <w:tab w:val="left" w:pos="1080"/>
        </w:tabs>
        <w:rPr>
          <w:rFonts w:ascii="Times New Roman" w:hAnsi="Times New Roman" w:cs="Times New Roman"/>
          <w:i/>
          <w:sz w:val="24"/>
          <w:szCs w:val="24"/>
        </w:rPr>
      </w:pPr>
    </w:p>
    <w:p w:rsidR="004E5AC3" w:rsidRPr="00601796" w:rsidRDefault="004E5AC3" w:rsidP="004E5AC3">
      <w:pPr>
        <w:pStyle w:val="ListParagraph"/>
        <w:widowControl/>
        <w:numPr>
          <w:ilvl w:val="0"/>
          <w:numId w:val="5"/>
        </w:numPr>
        <w:tabs>
          <w:tab w:val="left" w:pos="1080"/>
        </w:tabs>
        <w:rPr>
          <w:rFonts w:ascii="Times New Roman" w:hAnsi="Times New Roman" w:cs="Times New Roman"/>
          <w:sz w:val="24"/>
          <w:szCs w:val="24"/>
        </w:rPr>
      </w:pPr>
      <w:r w:rsidRPr="00601796">
        <w:rPr>
          <w:rFonts w:ascii="Times New Roman" w:hAnsi="Times New Roman" w:cs="Times New Roman"/>
          <w:sz w:val="24"/>
          <w:szCs w:val="24"/>
        </w:rPr>
        <w:t xml:space="preserve">The GND of the </w:t>
      </w:r>
      <w:proofErr w:type="spellStart"/>
      <w:r w:rsidRPr="004B6C51">
        <w:rPr>
          <w:rFonts w:ascii="Times New Roman" w:hAnsi="Times New Roman" w:cs="Times New Roman"/>
          <w:sz w:val="24"/>
          <w:szCs w:val="24"/>
        </w:rPr>
        <w:t>LaunchPad</w:t>
      </w:r>
      <w:proofErr w:type="spellEnd"/>
      <w:r w:rsidRPr="004B6C51">
        <w:rPr>
          <w:rFonts w:ascii="Times New Roman" w:hAnsi="Times New Roman" w:cs="Times New Roman"/>
          <w:sz w:val="24"/>
          <w:szCs w:val="24"/>
        </w:rPr>
        <w:t xml:space="preserve"> </w:t>
      </w:r>
      <w:r w:rsidRPr="00601796">
        <w:rPr>
          <w:rFonts w:ascii="Times New Roman" w:hAnsi="Times New Roman" w:cs="Times New Roman"/>
          <w:sz w:val="24"/>
          <w:szCs w:val="24"/>
        </w:rPr>
        <w:t xml:space="preserve">to the GND connection </w:t>
      </w:r>
      <w:r>
        <w:rPr>
          <w:rFonts w:ascii="Times New Roman" w:hAnsi="Times New Roman" w:cs="Times New Roman"/>
          <w:sz w:val="24"/>
          <w:szCs w:val="24"/>
        </w:rPr>
        <w:t xml:space="preserve">wire (color in black) </w:t>
      </w:r>
      <w:r w:rsidRPr="00601796">
        <w:rPr>
          <w:rFonts w:ascii="Times New Roman" w:hAnsi="Times New Roman" w:cs="Times New Roman"/>
          <w:sz w:val="24"/>
          <w:szCs w:val="24"/>
        </w:rPr>
        <w:t>of the analyzer prob</w:t>
      </w:r>
      <w:r>
        <w:rPr>
          <w:rFonts w:ascii="Times New Roman" w:hAnsi="Times New Roman" w:cs="Times New Roman"/>
          <w:sz w:val="24"/>
          <w:szCs w:val="24"/>
        </w:rPr>
        <w:t>e</w:t>
      </w:r>
    </w:p>
    <w:p w:rsidR="004E5AC3" w:rsidRPr="00601796" w:rsidRDefault="004E5AC3" w:rsidP="004E5AC3">
      <w:pPr>
        <w:pStyle w:val="ListParagraph"/>
        <w:widowControl/>
        <w:numPr>
          <w:ilvl w:val="0"/>
          <w:numId w:val="5"/>
        </w:numPr>
        <w:tabs>
          <w:tab w:val="left" w:pos="1080"/>
        </w:tabs>
        <w:rPr>
          <w:rFonts w:ascii="Times New Roman" w:hAnsi="Times New Roman" w:cs="Times New Roman"/>
          <w:sz w:val="24"/>
          <w:szCs w:val="24"/>
        </w:rPr>
      </w:pPr>
      <w:r w:rsidRPr="00601796">
        <w:rPr>
          <w:rFonts w:ascii="Times New Roman" w:hAnsi="Times New Roman" w:cs="Times New Roman"/>
          <w:sz w:val="24"/>
          <w:szCs w:val="24"/>
        </w:rPr>
        <w:t>The port labeled ‘</w:t>
      </w:r>
      <w:r>
        <w:rPr>
          <w:rFonts w:ascii="Times New Roman" w:hAnsi="Times New Roman" w:cs="Times New Roman"/>
          <w:sz w:val="24"/>
          <w:szCs w:val="24"/>
        </w:rPr>
        <w:t>PF2</w:t>
      </w:r>
      <w:r w:rsidRPr="00601796">
        <w:rPr>
          <w:rFonts w:ascii="Times New Roman" w:hAnsi="Times New Roman" w:cs="Times New Roman"/>
          <w:sz w:val="24"/>
          <w:szCs w:val="24"/>
        </w:rPr>
        <w:t xml:space="preserve">’ of </w:t>
      </w:r>
      <w:r>
        <w:rPr>
          <w:rFonts w:ascii="Times New Roman" w:hAnsi="Times New Roman" w:cs="Times New Roman"/>
          <w:sz w:val="24"/>
          <w:szCs w:val="24"/>
        </w:rPr>
        <w:t xml:space="preserve">the </w:t>
      </w:r>
      <w:proofErr w:type="spellStart"/>
      <w:r w:rsidRPr="004B6C51">
        <w:rPr>
          <w:rFonts w:ascii="Times New Roman" w:hAnsi="Times New Roman" w:cs="Times New Roman"/>
          <w:sz w:val="24"/>
          <w:szCs w:val="24"/>
        </w:rPr>
        <w:t>LaunchPad</w:t>
      </w:r>
      <w:proofErr w:type="spellEnd"/>
      <w:r w:rsidRPr="004B6C51">
        <w:rPr>
          <w:rFonts w:ascii="Times New Roman" w:hAnsi="Times New Roman" w:cs="Times New Roman"/>
          <w:sz w:val="24"/>
          <w:szCs w:val="24"/>
        </w:rPr>
        <w:t xml:space="preserve"> </w:t>
      </w:r>
      <w:r w:rsidRPr="00601796">
        <w:rPr>
          <w:rFonts w:ascii="Times New Roman" w:hAnsi="Times New Roman" w:cs="Times New Roman"/>
          <w:sz w:val="24"/>
          <w:szCs w:val="24"/>
        </w:rPr>
        <w:t>to digital input 0 (D0)</w:t>
      </w:r>
      <w:r>
        <w:rPr>
          <w:rFonts w:ascii="Times New Roman" w:hAnsi="Times New Roman" w:cs="Times New Roman"/>
          <w:sz w:val="24"/>
          <w:szCs w:val="24"/>
        </w:rPr>
        <w:t xml:space="preserve"> of MSO</w:t>
      </w:r>
      <w:r w:rsidRPr="00601796">
        <w:rPr>
          <w:rFonts w:ascii="Times New Roman" w:hAnsi="Times New Roman" w:cs="Times New Roman"/>
          <w:sz w:val="24"/>
          <w:szCs w:val="24"/>
        </w:rPr>
        <w:t xml:space="preserve"> </w:t>
      </w:r>
    </w:p>
    <w:p w:rsidR="004E5AC3" w:rsidRPr="00601796" w:rsidRDefault="004E5AC3" w:rsidP="004E5AC3">
      <w:pPr>
        <w:pStyle w:val="ListParagraph"/>
        <w:widowControl/>
        <w:numPr>
          <w:ilvl w:val="0"/>
          <w:numId w:val="5"/>
        </w:numPr>
        <w:tabs>
          <w:tab w:val="left" w:pos="1080"/>
        </w:tabs>
        <w:rPr>
          <w:rFonts w:ascii="Times New Roman" w:hAnsi="Times New Roman" w:cs="Times New Roman"/>
          <w:sz w:val="24"/>
          <w:szCs w:val="24"/>
        </w:rPr>
      </w:pPr>
      <w:r w:rsidRPr="00601796">
        <w:rPr>
          <w:rFonts w:ascii="Times New Roman" w:hAnsi="Times New Roman" w:cs="Times New Roman"/>
          <w:sz w:val="24"/>
          <w:szCs w:val="24"/>
        </w:rPr>
        <w:t>The port labeled ‘</w:t>
      </w:r>
      <w:r>
        <w:rPr>
          <w:rFonts w:ascii="Times New Roman" w:hAnsi="Times New Roman" w:cs="Times New Roman"/>
          <w:sz w:val="24"/>
          <w:szCs w:val="24"/>
        </w:rPr>
        <w:t>PF3</w:t>
      </w:r>
      <w:r w:rsidRPr="00601796">
        <w:rPr>
          <w:rFonts w:ascii="Times New Roman" w:hAnsi="Times New Roman" w:cs="Times New Roman"/>
          <w:sz w:val="24"/>
          <w:szCs w:val="24"/>
        </w:rPr>
        <w:t xml:space="preserve">’ of </w:t>
      </w:r>
      <w:r>
        <w:rPr>
          <w:rFonts w:ascii="Times New Roman" w:hAnsi="Times New Roman" w:cs="Times New Roman"/>
          <w:sz w:val="24"/>
          <w:szCs w:val="24"/>
        </w:rPr>
        <w:t xml:space="preserve">the </w:t>
      </w:r>
      <w:proofErr w:type="spellStart"/>
      <w:r w:rsidRPr="004B6C51">
        <w:rPr>
          <w:rFonts w:ascii="Times New Roman" w:hAnsi="Times New Roman" w:cs="Times New Roman"/>
          <w:sz w:val="24"/>
          <w:szCs w:val="24"/>
        </w:rPr>
        <w:t>LaunchPad</w:t>
      </w:r>
      <w:proofErr w:type="spellEnd"/>
      <w:r w:rsidRPr="004B6C51">
        <w:rPr>
          <w:rFonts w:ascii="Times New Roman" w:hAnsi="Times New Roman" w:cs="Times New Roman"/>
          <w:sz w:val="24"/>
          <w:szCs w:val="24"/>
        </w:rPr>
        <w:t xml:space="preserve"> </w:t>
      </w:r>
      <w:r w:rsidRPr="00601796">
        <w:rPr>
          <w:rFonts w:ascii="Times New Roman" w:hAnsi="Times New Roman" w:cs="Times New Roman"/>
          <w:sz w:val="24"/>
          <w:szCs w:val="24"/>
        </w:rPr>
        <w:t xml:space="preserve">to digital input </w:t>
      </w:r>
      <w:r>
        <w:rPr>
          <w:rFonts w:ascii="Times New Roman" w:hAnsi="Times New Roman" w:cs="Times New Roman"/>
          <w:sz w:val="24"/>
          <w:szCs w:val="24"/>
        </w:rPr>
        <w:t>1</w:t>
      </w:r>
      <w:r w:rsidRPr="00601796">
        <w:rPr>
          <w:rFonts w:ascii="Times New Roman" w:hAnsi="Times New Roman" w:cs="Times New Roman"/>
          <w:sz w:val="24"/>
          <w:szCs w:val="24"/>
        </w:rPr>
        <w:t xml:space="preserve"> (D</w:t>
      </w:r>
      <w:r>
        <w:rPr>
          <w:rFonts w:ascii="Times New Roman" w:hAnsi="Times New Roman" w:cs="Times New Roman"/>
          <w:sz w:val="24"/>
          <w:szCs w:val="24"/>
        </w:rPr>
        <w:t>1</w:t>
      </w:r>
      <w:r w:rsidRPr="00601796">
        <w:rPr>
          <w:rFonts w:ascii="Times New Roman" w:hAnsi="Times New Roman" w:cs="Times New Roman"/>
          <w:sz w:val="24"/>
          <w:szCs w:val="24"/>
        </w:rPr>
        <w:t xml:space="preserve">) </w:t>
      </w:r>
      <w:r>
        <w:rPr>
          <w:rFonts w:ascii="Times New Roman" w:hAnsi="Times New Roman" w:cs="Times New Roman"/>
          <w:sz w:val="24"/>
          <w:szCs w:val="24"/>
        </w:rPr>
        <w:t>of MSO</w:t>
      </w:r>
    </w:p>
    <w:p w:rsidR="004E5AC3" w:rsidRDefault="004E5AC3" w:rsidP="004E5AC3">
      <w:pPr>
        <w:pStyle w:val="ListParagraph"/>
        <w:widowControl/>
        <w:numPr>
          <w:ilvl w:val="0"/>
          <w:numId w:val="5"/>
        </w:numPr>
        <w:tabs>
          <w:tab w:val="left" w:pos="1080"/>
        </w:tabs>
        <w:rPr>
          <w:rFonts w:ascii="Times New Roman" w:hAnsi="Times New Roman" w:cs="Times New Roman"/>
          <w:sz w:val="24"/>
          <w:szCs w:val="24"/>
        </w:rPr>
      </w:pPr>
      <w:r w:rsidRPr="00601796">
        <w:rPr>
          <w:rFonts w:ascii="Times New Roman" w:hAnsi="Times New Roman" w:cs="Times New Roman"/>
          <w:sz w:val="24"/>
          <w:szCs w:val="24"/>
        </w:rPr>
        <w:t>The port labeled ‘</w:t>
      </w:r>
      <w:r>
        <w:rPr>
          <w:rFonts w:ascii="Times New Roman" w:hAnsi="Times New Roman" w:cs="Times New Roman"/>
          <w:sz w:val="24"/>
          <w:szCs w:val="24"/>
        </w:rPr>
        <w:t>PF4</w:t>
      </w:r>
      <w:r w:rsidRPr="00601796">
        <w:rPr>
          <w:rFonts w:ascii="Times New Roman" w:hAnsi="Times New Roman" w:cs="Times New Roman"/>
          <w:sz w:val="24"/>
          <w:szCs w:val="24"/>
        </w:rPr>
        <w:t xml:space="preserve">’ of </w:t>
      </w:r>
      <w:r>
        <w:rPr>
          <w:rFonts w:ascii="Times New Roman" w:hAnsi="Times New Roman" w:cs="Times New Roman"/>
          <w:sz w:val="24"/>
          <w:szCs w:val="24"/>
        </w:rPr>
        <w:t xml:space="preserve">the </w:t>
      </w:r>
      <w:proofErr w:type="spellStart"/>
      <w:r w:rsidRPr="004B6C51">
        <w:rPr>
          <w:rFonts w:ascii="Times New Roman" w:hAnsi="Times New Roman" w:cs="Times New Roman"/>
          <w:sz w:val="24"/>
          <w:szCs w:val="24"/>
        </w:rPr>
        <w:t>LaunchPad</w:t>
      </w:r>
      <w:proofErr w:type="spellEnd"/>
      <w:r w:rsidRPr="004B6C51">
        <w:rPr>
          <w:rFonts w:ascii="Times New Roman" w:hAnsi="Times New Roman" w:cs="Times New Roman"/>
          <w:sz w:val="24"/>
          <w:szCs w:val="24"/>
        </w:rPr>
        <w:t xml:space="preserve"> </w:t>
      </w:r>
      <w:r w:rsidRPr="00601796">
        <w:rPr>
          <w:rFonts w:ascii="Times New Roman" w:hAnsi="Times New Roman" w:cs="Times New Roman"/>
          <w:sz w:val="24"/>
          <w:szCs w:val="24"/>
        </w:rPr>
        <w:t xml:space="preserve">to digital input </w:t>
      </w:r>
      <w:r>
        <w:rPr>
          <w:rFonts w:ascii="Times New Roman" w:hAnsi="Times New Roman" w:cs="Times New Roman"/>
          <w:sz w:val="24"/>
          <w:szCs w:val="24"/>
        </w:rPr>
        <w:t>2</w:t>
      </w:r>
      <w:r w:rsidRPr="00601796">
        <w:rPr>
          <w:rFonts w:ascii="Times New Roman" w:hAnsi="Times New Roman" w:cs="Times New Roman"/>
          <w:sz w:val="24"/>
          <w:szCs w:val="24"/>
        </w:rPr>
        <w:t xml:space="preserve"> (D</w:t>
      </w:r>
      <w:r>
        <w:rPr>
          <w:rFonts w:ascii="Times New Roman" w:hAnsi="Times New Roman" w:cs="Times New Roman"/>
          <w:sz w:val="24"/>
          <w:szCs w:val="24"/>
        </w:rPr>
        <w:t>2</w:t>
      </w:r>
      <w:r w:rsidRPr="00601796">
        <w:rPr>
          <w:rFonts w:ascii="Times New Roman" w:hAnsi="Times New Roman" w:cs="Times New Roman"/>
          <w:sz w:val="24"/>
          <w:szCs w:val="24"/>
        </w:rPr>
        <w:t xml:space="preserve">) </w:t>
      </w:r>
      <w:r>
        <w:rPr>
          <w:rFonts w:ascii="Times New Roman" w:hAnsi="Times New Roman" w:cs="Times New Roman"/>
          <w:sz w:val="24"/>
          <w:szCs w:val="24"/>
        </w:rPr>
        <w:t>of MSO</w:t>
      </w:r>
    </w:p>
    <w:p w:rsidR="004E5AC3" w:rsidRDefault="004E5AC3" w:rsidP="00AC2D74">
      <w:pPr>
        <w:pStyle w:val="ListParagraph"/>
        <w:widowControl/>
        <w:tabs>
          <w:tab w:val="left" w:pos="1080"/>
        </w:tabs>
        <w:ind w:left="720"/>
        <w:rPr>
          <w:rFonts w:ascii="Times New Roman" w:hAnsi="Times New Roman" w:cs="Times New Roman"/>
          <w:sz w:val="24"/>
          <w:szCs w:val="24"/>
        </w:rPr>
      </w:pPr>
    </w:p>
    <w:p w:rsidR="00F6736B" w:rsidRDefault="00F6736B" w:rsidP="00601796">
      <w:pPr>
        <w:widowControl/>
        <w:tabs>
          <w:tab w:val="left" w:pos="1080"/>
        </w:tabs>
        <w:rPr>
          <w:rFonts w:ascii="Times New Roman" w:hAnsi="Times New Roman" w:cs="Times New Roman"/>
          <w:sz w:val="24"/>
          <w:szCs w:val="24"/>
        </w:rPr>
      </w:pPr>
    </w:p>
    <w:p w:rsidR="00EB6E50" w:rsidRDefault="00064770" w:rsidP="00601796">
      <w:pPr>
        <w:widowControl/>
        <w:tabs>
          <w:tab w:val="left" w:pos="108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99CB21" wp14:editId="7112850E">
            <wp:extent cx="3377901" cy="2958353"/>
            <wp:effectExtent l="0" t="0" r="0" b="0"/>
            <wp:docPr id="479" name="Picture 479" descr="C:\Users\mabdulg2\Downloads\IMG_12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bdulg2\Downloads\IMG_128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85459" cy="2964972"/>
                    </a:xfrm>
                    <a:prstGeom prst="rect">
                      <a:avLst/>
                    </a:prstGeom>
                    <a:noFill/>
                    <a:ln>
                      <a:noFill/>
                    </a:ln>
                  </pic:spPr>
                </pic:pic>
              </a:graphicData>
            </a:graphic>
          </wp:inline>
        </w:drawing>
      </w:r>
      <w:r w:rsidR="001B3AF2">
        <w:rPr>
          <w:noProof/>
        </w:rPr>
        <w:drawing>
          <wp:inline distT="0" distB="0" distL="0" distR="0" wp14:anchorId="6E8762A5" wp14:editId="5AE037D2">
            <wp:extent cx="2466975" cy="3038475"/>
            <wp:effectExtent l="0" t="0" r="9525" b="952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66975" cy="3038475"/>
                    </a:xfrm>
                    <a:prstGeom prst="rect">
                      <a:avLst/>
                    </a:prstGeom>
                  </pic:spPr>
                </pic:pic>
              </a:graphicData>
            </a:graphic>
          </wp:inline>
        </w:drawing>
      </w:r>
    </w:p>
    <w:p w:rsidR="00EB6E50" w:rsidRDefault="00EB6E50" w:rsidP="00601796">
      <w:pPr>
        <w:widowControl/>
        <w:tabs>
          <w:tab w:val="left" w:pos="1080"/>
        </w:tabs>
        <w:rPr>
          <w:rFonts w:ascii="Times New Roman" w:hAnsi="Times New Roman" w:cs="Times New Roman"/>
          <w:sz w:val="24"/>
          <w:szCs w:val="24"/>
        </w:rPr>
      </w:pPr>
    </w:p>
    <w:p w:rsidR="004E5AC3" w:rsidRPr="00A54EFF" w:rsidRDefault="004E5AC3" w:rsidP="00AC2D74">
      <w:pPr>
        <w:pStyle w:val="ListParagraph"/>
        <w:widowControl/>
        <w:tabs>
          <w:tab w:val="left" w:pos="0"/>
        </w:tabs>
        <w:rPr>
          <w:rFonts w:ascii="Times New Roman" w:hAnsi="Times New Roman" w:cs="Times New Roman"/>
          <w:sz w:val="24"/>
          <w:szCs w:val="24"/>
        </w:rPr>
      </w:pPr>
      <w:r>
        <w:rPr>
          <w:rFonts w:ascii="Times New Roman" w:hAnsi="Times New Roman" w:cs="Times New Roman"/>
          <w:sz w:val="24"/>
          <w:szCs w:val="24"/>
        </w:rPr>
        <w:t>Next, p</w:t>
      </w:r>
      <w:r w:rsidRPr="00A54EFF">
        <w:rPr>
          <w:rFonts w:ascii="Times New Roman" w:hAnsi="Times New Roman" w:cs="Times New Roman"/>
          <w:sz w:val="24"/>
          <w:szCs w:val="24"/>
        </w:rPr>
        <w:t>erform the following actions through the front panel of the MSO:</w:t>
      </w:r>
    </w:p>
    <w:p w:rsidR="00A54EFF" w:rsidRPr="000C7ACC" w:rsidRDefault="00A54EFF" w:rsidP="00A54EFF">
      <w:pPr>
        <w:rPr>
          <w:rFonts w:ascii="Times New Roman" w:hAnsi="Times New Roman" w:cs="Times New Roman"/>
          <w:sz w:val="24"/>
          <w:szCs w:val="24"/>
        </w:rPr>
      </w:pPr>
    </w:p>
    <w:p w:rsidR="00A54EFF" w:rsidRPr="000C7ACC" w:rsidRDefault="00A54EFF" w:rsidP="00A54EFF">
      <w:pPr>
        <w:pStyle w:val="ListParagraph"/>
        <w:widowControl/>
        <w:numPr>
          <w:ilvl w:val="0"/>
          <w:numId w:val="15"/>
        </w:numPr>
        <w:tabs>
          <w:tab w:val="left" w:pos="450"/>
        </w:tabs>
        <w:rPr>
          <w:rFonts w:ascii="Times New Roman" w:hAnsi="Times New Roman" w:cs="Times New Roman"/>
          <w:sz w:val="24"/>
          <w:szCs w:val="24"/>
        </w:rPr>
      </w:pPr>
      <w:r w:rsidRPr="000C7ACC">
        <w:rPr>
          <w:rFonts w:ascii="Times New Roman" w:hAnsi="Times New Roman" w:cs="Times New Roman"/>
          <w:sz w:val="24"/>
          <w:szCs w:val="24"/>
        </w:rPr>
        <w:t>Verify the threshold level of the digital channels is set to TTL using the following steps:</w:t>
      </w:r>
    </w:p>
    <w:p w:rsidR="00A54EFF" w:rsidRPr="000C7ACC" w:rsidRDefault="00A54EFF" w:rsidP="00A54EFF">
      <w:pPr>
        <w:pStyle w:val="ListParagraph"/>
        <w:widowControl/>
        <w:tabs>
          <w:tab w:val="left" w:pos="450"/>
        </w:tabs>
        <w:ind w:left="720"/>
        <w:rPr>
          <w:rFonts w:ascii="Times New Roman" w:hAnsi="Times New Roman" w:cs="Times New Roman"/>
          <w:sz w:val="24"/>
          <w:szCs w:val="24"/>
        </w:rPr>
      </w:pPr>
    </w:p>
    <w:p w:rsidR="00A54EFF" w:rsidRPr="0037329F" w:rsidRDefault="00A54EFF" w:rsidP="00A54EFF">
      <w:pPr>
        <w:widowControl/>
        <w:numPr>
          <w:ilvl w:val="1"/>
          <w:numId w:val="14"/>
        </w:numPr>
        <w:tabs>
          <w:tab w:val="clear" w:pos="1440"/>
          <w:tab w:val="left" w:pos="450"/>
          <w:tab w:val="num" w:pos="1080"/>
        </w:tabs>
        <w:ind w:left="720" w:firstLine="0"/>
        <w:rPr>
          <w:rFonts w:ascii="Times New Roman" w:hAnsi="Times New Roman" w:cs="Times New Roman"/>
          <w:sz w:val="24"/>
          <w:szCs w:val="24"/>
        </w:rPr>
      </w:pPr>
      <w:r>
        <w:rPr>
          <w:noProof/>
        </w:rPr>
        <w:drawing>
          <wp:anchor distT="0" distB="0" distL="114300" distR="114300" simplePos="0" relativeHeight="251755520" behindDoc="0" locked="0" layoutInCell="1" allowOverlap="1" wp14:anchorId="5914D322" wp14:editId="0EF49CDE">
            <wp:simplePos x="0" y="0"/>
            <wp:positionH relativeFrom="column">
              <wp:posOffset>695325</wp:posOffset>
            </wp:positionH>
            <wp:positionV relativeFrom="paragraph">
              <wp:posOffset>288290</wp:posOffset>
            </wp:positionV>
            <wp:extent cx="2305050" cy="1287780"/>
            <wp:effectExtent l="0" t="0" r="0" b="7620"/>
            <wp:wrapTopAndBottom/>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305050" cy="1287780"/>
                    </a:xfrm>
                    <a:prstGeom prst="rect">
                      <a:avLst/>
                    </a:prstGeom>
                  </pic:spPr>
                </pic:pic>
              </a:graphicData>
            </a:graphic>
            <wp14:sizeRelH relativeFrom="page">
              <wp14:pctWidth>0</wp14:pctWidth>
            </wp14:sizeRelH>
            <wp14:sizeRelV relativeFrom="page">
              <wp14:pctHeight>0</wp14:pctHeight>
            </wp14:sizeRelV>
          </wp:anchor>
        </w:drawing>
      </w:r>
      <w:r w:rsidRPr="000C7ACC">
        <w:rPr>
          <w:rFonts w:ascii="Times New Roman" w:hAnsi="Times New Roman" w:cs="Times New Roman"/>
          <w:sz w:val="24"/>
          <w:szCs w:val="24"/>
        </w:rPr>
        <w:t>Press the key</w:t>
      </w:r>
      <w:r w:rsidRPr="00A17464">
        <w:rPr>
          <w:rFonts w:ascii="Times New Roman" w:hAnsi="Times New Roman" w:cs="Times New Roman"/>
          <w:b/>
          <w:sz w:val="24"/>
          <w:szCs w:val="24"/>
        </w:rPr>
        <w:t xml:space="preserve"> Digital</w:t>
      </w:r>
    </w:p>
    <w:p w:rsidR="00A54EFF" w:rsidRPr="000C7ACC" w:rsidRDefault="00A54EFF" w:rsidP="00A54EFF">
      <w:pPr>
        <w:widowControl/>
        <w:tabs>
          <w:tab w:val="left" w:pos="450"/>
        </w:tabs>
        <w:ind w:left="360"/>
        <w:rPr>
          <w:rFonts w:ascii="Times New Roman" w:hAnsi="Times New Roman" w:cs="Times New Roman"/>
          <w:sz w:val="24"/>
          <w:szCs w:val="24"/>
        </w:rPr>
      </w:pPr>
    </w:p>
    <w:p w:rsidR="00A54EFF" w:rsidRDefault="00A54EFF" w:rsidP="00A54EFF">
      <w:pPr>
        <w:widowControl/>
        <w:numPr>
          <w:ilvl w:val="1"/>
          <w:numId w:val="14"/>
        </w:numPr>
        <w:tabs>
          <w:tab w:val="clear" w:pos="1440"/>
          <w:tab w:val="left" w:pos="450"/>
          <w:tab w:val="num" w:pos="1080"/>
        </w:tabs>
        <w:ind w:left="1080"/>
        <w:rPr>
          <w:rFonts w:ascii="Times New Roman" w:hAnsi="Times New Roman" w:cs="Times New Roman"/>
          <w:sz w:val="24"/>
          <w:szCs w:val="24"/>
        </w:rPr>
      </w:pPr>
      <w:r>
        <w:rPr>
          <w:noProof/>
        </w:rPr>
        <w:drawing>
          <wp:anchor distT="0" distB="0" distL="114300" distR="114300" simplePos="0" relativeHeight="251757568" behindDoc="0" locked="0" layoutInCell="1" allowOverlap="1" wp14:anchorId="59329822" wp14:editId="050345FE">
            <wp:simplePos x="0" y="0"/>
            <wp:positionH relativeFrom="column">
              <wp:posOffset>700405</wp:posOffset>
            </wp:positionH>
            <wp:positionV relativeFrom="paragraph">
              <wp:posOffset>334010</wp:posOffset>
            </wp:positionV>
            <wp:extent cx="2419350" cy="1393190"/>
            <wp:effectExtent l="0" t="0" r="0" b="0"/>
            <wp:wrapTopAndBottom/>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419350" cy="1393190"/>
                    </a:xfrm>
                    <a:prstGeom prst="rect">
                      <a:avLst/>
                    </a:prstGeom>
                  </pic:spPr>
                </pic:pic>
              </a:graphicData>
            </a:graphic>
            <wp14:sizeRelH relativeFrom="page">
              <wp14:pctWidth>0</wp14:pctWidth>
            </wp14:sizeRelH>
            <wp14:sizeRelV relativeFrom="page">
              <wp14:pctHeight>0</wp14:pctHeight>
            </wp14:sizeRelV>
          </wp:anchor>
        </w:drawing>
      </w:r>
      <w:r w:rsidRPr="000C7ACC">
        <w:rPr>
          <w:rFonts w:ascii="Times New Roman" w:hAnsi="Times New Roman" w:cs="Times New Roman"/>
          <w:sz w:val="24"/>
          <w:szCs w:val="24"/>
        </w:rPr>
        <w:t xml:space="preserve">Press the button underneath the </w:t>
      </w:r>
      <w:r w:rsidRPr="000C7ACC">
        <w:rPr>
          <w:rFonts w:ascii="Times New Roman" w:hAnsi="Times New Roman" w:cs="Times New Roman"/>
          <w:i/>
          <w:sz w:val="24"/>
          <w:szCs w:val="24"/>
        </w:rPr>
        <w:t>Thresholds</w:t>
      </w:r>
      <w:r>
        <w:rPr>
          <w:rFonts w:ascii="Times New Roman" w:hAnsi="Times New Roman" w:cs="Times New Roman"/>
          <w:sz w:val="24"/>
          <w:szCs w:val="24"/>
        </w:rPr>
        <w:t xml:space="preserve"> option at the bottom </w:t>
      </w:r>
      <w:r w:rsidRPr="000C7ACC">
        <w:rPr>
          <w:rFonts w:ascii="Times New Roman" w:hAnsi="Times New Roman" w:cs="Times New Roman"/>
          <w:sz w:val="24"/>
          <w:szCs w:val="24"/>
        </w:rPr>
        <w:t>of the screen</w:t>
      </w:r>
    </w:p>
    <w:p w:rsidR="00A54EFF" w:rsidRDefault="00A54EFF" w:rsidP="00A54EFF">
      <w:pPr>
        <w:widowControl/>
        <w:tabs>
          <w:tab w:val="left" w:pos="450"/>
        </w:tabs>
        <w:rPr>
          <w:rFonts w:ascii="Times New Roman" w:hAnsi="Times New Roman" w:cs="Times New Roman"/>
          <w:sz w:val="24"/>
          <w:szCs w:val="24"/>
        </w:rPr>
      </w:pPr>
    </w:p>
    <w:p w:rsidR="001F7A6D" w:rsidRDefault="001F7A6D">
      <w:pPr>
        <w:rPr>
          <w:ins w:id="20" w:author="Gursel" w:date="2017-05-03T10:44:00Z"/>
          <w:rFonts w:ascii="Times New Roman" w:hAnsi="Times New Roman" w:cs="Times New Roman"/>
          <w:sz w:val="24"/>
          <w:szCs w:val="24"/>
        </w:rPr>
      </w:pPr>
      <w:ins w:id="21" w:author="Gursel" w:date="2017-05-03T10:44:00Z">
        <w:r>
          <w:rPr>
            <w:rFonts w:ascii="Times New Roman" w:hAnsi="Times New Roman" w:cs="Times New Roman"/>
            <w:sz w:val="24"/>
            <w:szCs w:val="24"/>
          </w:rPr>
          <w:br w:type="page"/>
        </w:r>
      </w:ins>
    </w:p>
    <w:p w:rsidR="00A54EFF" w:rsidRPr="000C7ACC" w:rsidRDefault="00A54EFF" w:rsidP="00A54EFF">
      <w:pPr>
        <w:widowControl/>
        <w:tabs>
          <w:tab w:val="left" w:pos="450"/>
        </w:tabs>
        <w:rPr>
          <w:rFonts w:ascii="Times New Roman" w:hAnsi="Times New Roman" w:cs="Times New Roman"/>
          <w:sz w:val="24"/>
          <w:szCs w:val="24"/>
        </w:rPr>
      </w:pPr>
    </w:p>
    <w:p w:rsidR="00A54EFF" w:rsidRDefault="00A54EFF" w:rsidP="00A54EFF">
      <w:pPr>
        <w:widowControl/>
        <w:numPr>
          <w:ilvl w:val="1"/>
          <w:numId w:val="14"/>
        </w:numPr>
        <w:tabs>
          <w:tab w:val="clear" w:pos="1440"/>
          <w:tab w:val="left" w:pos="450"/>
          <w:tab w:val="num" w:pos="1080"/>
        </w:tabs>
        <w:ind w:left="720" w:firstLine="0"/>
        <w:rPr>
          <w:rFonts w:ascii="Times New Roman" w:hAnsi="Times New Roman" w:cs="Times New Roman"/>
          <w:sz w:val="24"/>
          <w:szCs w:val="24"/>
        </w:rPr>
      </w:pPr>
      <w:r w:rsidRPr="000C7ACC">
        <w:rPr>
          <w:rFonts w:ascii="Times New Roman" w:hAnsi="Times New Roman" w:cs="Times New Roman"/>
          <w:sz w:val="24"/>
          <w:szCs w:val="24"/>
        </w:rPr>
        <w:t>Verify D7-D0 is set to TTL (1.4V)</w:t>
      </w:r>
    </w:p>
    <w:p w:rsidR="00A54EFF" w:rsidRDefault="00A54EFF" w:rsidP="00A54EFF">
      <w:pPr>
        <w:widowControl/>
        <w:tabs>
          <w:tab w:val="left" w:pos="450"/>
        </w:tabs>
        <w:ind w:left="720"/>
        <w:rPr>
          <w:rFonts w:ascii="Times New Roman" w:hAnsi="Times New Roman" w:cs="Times New Roman"/>
          <w:sz w:val="24"/>
          <w:szCs w:val="24"/>
        </w:rPr>
      </w:pPr>
      <w:r>
        <w:rPr>
          <w:noProof/>
        </w:rPr>
        <w:drawing>
          <wp:anchor distT="0" distB="0" distL="114300" distR="114300" simplePos="0" relativeHeight="251756544" behindDoc="0" locked="0" layoutInCell="1" allowOverlap="1" wp14:anchorId="5EC6F6A8" wp14:editId="11F17056">
            <wp:simplePos x="0" y="0"/>
            <wp:positionH relativeFrom="column">
              <wp:posOffset>746125</wp:posOffset>
            </wp:positionH>
            <wp:positionV relativeFrom="paragraph">
              <wp:posOffset>143510</wp:posOffset>
            </wp:positionV>
            <wp:extent cx="1933575" cy="1837055"/>
            <wp:effectExtent l="0" t="0" r="9525" b="0"/>
            <wp:wrapTopAndBottom/>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933575" cy="1837055"/>
                    </a:xfrm>
                    <a:prstGeom prst="rect">
                      <a:avLst/>
                    </a:prstGeom>
                  </pic:spPr>
                </pic:pic>
              </a:graphicData>
            </a:graphic>
            <wp14:sizeRelH relativeFrom="page">
              <wp14:pctWidth>0</wp14:pctWidth>
            </wp14:sizeRelH>
            <wp14:sizeRelV relativeFrom="page">
              <wp14:pctHeight>0</wp14:pctHeight>
            </wp14:sizeRelV>
          </wp:anchor>
        </w:drawing>
      </w:r>
      <w:r w:rsidRPr="000C7ACC">
        <w:rPr>
          <w:rFonts w:ascii="Times New Roman" w:hAnsi="Times New Roman" w:cs="Times New Roman"/>
          <w:sz w:val="24"/>
          <w:szCs w:val="24"/>
        </w:rPr>
        <w:tab/>
      </w:r>
    </w:p>
    <w:p w:rsidR="00BF32B6" w:rsidRPr="000C7ACC" w:rsidRDefault="00A23B23" w:rsidP="00BF32B6">
      <w:pPr>
        <w:pStyle w:val="ListParagraph"/>
        <w:widowControl/>
        <w:numPr>
          <w:ilvl w:val="0"/>
          <w:numId w:val="15"/>
        </w:numPr>
        <w:tabs>
          <w:tab w:val="left" w:pos="450"/>
        </w:tabs>
        <w:rPr>
          <w:rFonts w:ascii="Times New Roman" w:hAnsi="Times New Roman" w:cs="Times New Roman"/>
          <w:sz w:val="24"/>
          <w:szCs w:val="24"/>
        </w:rPr>
      </w:pPr>
      <w:r w:rsidRPr="000C7ACC">
        <w:rPr>
          <w:rFonts w:ascii="Times New Roman" w:hAnsi="Times New Roman" w:cs="Times New Roman"/>
          <w:sz w:val="24"/>
          <w:szCs w:val="24"/>
        </w:rPr>
        <w:t xml:space="preserve">Turn on </w:t>
      </w:r>
      <w:r w:rsidR="00BF32B6" w:rsidRPr="000C7ACC">
        <w:rPr>
          <w:rFonts w:ascii="Times New Roman" w:hAnsi="Times New Roman" w:cs="Times New Roman"/>
          <w:sz w:val="24"/>
          <w:szCs w:val="24"/>
        </w:rPr>
        <w:t>digital channels D0</w:t>
      </w:r>
      <w:r w:rsidR="00BA74DD">
        <w:rPr>
          <w:rFonts w:ascii="Times New Roman" w:hAnsi="Times New Roman" w:cs="Times New Roman"/>
          <w:sz w:val="24"/>
          <w:szCs w:val="24"/>
        </w:rPr>
        <w:t xml:space="preserve"> </w:t>
      </w:r>
      <w:r w:rsidR="00064770">
        <w:rPr>
          <w:rFonts w:ascii="Times New Roman" w:hAnsi="Times New Roman" w:cs="Times New Roman"/>
          <w:sz w:val="24"/>
          <w:szCs w:val="24"/>
        </w:rPr>
        <w:t xml:space="preserve">,D1 </w:t>
      </w:r>
      <w:r w:rsidR="00BF32B6" w:rsidRPr="000C7ACC">
        <w:rPr>
          <w:rFonts w:ascii="Times New Roman" w:hAnsi="Times New Roman" w:cs="Times New Roman"/>
          <w:sz w:val="24"/>
          <w:szCs w:val="24"/>
        </w:rPr>
        <w:t>and D</w:t>
      </w:r>
      <w:r w:rsidR="00064770">
        <w:rPr>
          <w:rFonts w:ascii="Times New Roman" w:hAnsi="Times New Roman" w:cs="Times New Roman"/>
          <w:sz w:val="24"/>
          <w:szCs w:val="24"/>
        </w:rPr>
        <w:t>2</w:t>
      </w:r>
      <w:r w:rsidR="00BF32B6" w:rsidRPr="000C7ACC">
        <w:rPr>
          <w:rFonts w:ascii="Times New Roman" w:hAnsi="Times New Roman" w:cs="Times New Roman"/>
          <w:sz w:val="24"/>
          <w:szCs w:val="24"/>
        </w:rPr>
        <w:t xml:space="preserve"> using the following steps:</w:t>
      </w:r>
    </w:p>
    <w:p w:rsidR="00BF32B6" w:rsidRPr="000C7ACC" w:rsidRDefault="00BF32B6" w:rsidP="00BF32B6">
      <w:pPr>
        <w:pStyle w:val="ListParagraph"/>
        <w:widowControl/>
        <w:tabs>
          <w:tab w:val="left" w:pos="450"/>
        </w:tabs>
        <w:ind w:left="720"/>
        <w:rPr>
          <w:rFonts w:ascii="Times New Roman" w:hAnsi="Times New Roman" w:cs="Times New Roman"/>
          <w:sz w:val="24"/>
          <w:szCs w:val="24"/>
        </w:rPr>
      </w:pPr>
    </w:p>
    <w:p w:rsidR="00BF32B6" w:rsidRPr="00571FFD" w:rsidRDefault="00BF32B6" w:rsidP="00F53167">
      <w:pPr>
        <w:widowControl/>
        <w:numPr>
          <w:ilvl w:val="1"/>
          <w:numId w:val="14"/>
        </w:numPr>
        <w:tabs>
          <w:tab w:val="left" w:pos="450"/>
          <w:tab w:val="left" w:pos="1080"/>
        </w:tabs>
        <w:ind w:left="720" w:firstLine="0"/>
        <w:rPr>
          <w:rFonts w:ascii="Times New Roman" w:hAnsi="Times New Roman" w:cs="Times New Roman"/>
          <w:sz w:val="24"/>
          <w:szCs w:val="24"/>
        </w:rPr>
      </w:pPr>
      <w:r w:rsidRPr="000C7ACC">
        <w:rPr>
          <w:rFonts w:ascii="Times New Roman" w:hAnsi="Times New Roman" w:cs="Times New Roman"/>
          <w:sz w:val="24"/>
          <w:szCs w:val="24"/>
        </w:rPr>
        <w:t xml:space="preserve">Press the key </w:t>
      </w:r>
      <w:r w:rsidRPr="00A17464">
        <w:rPr>
          <w:rFonts w:ascii="Times New Roman" w:hAnsi="Times New Roman" w:cs="Times New Roman"/>
          <w:b/>
          <w:sz w:val="24"/>
          <w:szCs w:val="24"/>
        </w:rPr>
        <w:t>Digital</w:t>
      </w:r>
    </w:p>
    <w:p w:rsidR="00571FFD" w:rsidRDefault="00DB544F" w:rsidP="00571FFD">
      <w:pPr>
        <w:widowControl/>
        <w:tabs>
          <w:tab w:val="left" w:pos="450"/>
          <w:tab w:val="left" w:pos="1080"/>
        </w:tabs>
        <w:ind w:left="720"/>
        <w:rPr>
          <w:rFonts w:ascii="Times New Roman" w:hAnsi="Times New Roman" w:cs="Times New Roman"/>
          <w:sz w:val="24"/>
          <w:szCs w:val="24"/>
        </w:rPr>
      </w:pPr>
      <w:r>
        <w:rPr>
          <w:noProof/>
        </w:rPr>
        <w:drawing>
          <wp:anchor distT="0" distB="0" distL="114300" distR="114300" simplePos="0" relativeHeight="251727872" behindDoc="0" locked="0" layoutInCell="1" allowOverlap="1" wp14:anchorId="484B96A3" wp14:editId="16DEBF10">
            <wp:simplePos x="0" y="0"/>
            <wp:positionH relativeFrom="column">
              <wp:posOffset>698500</wp:posOffset>
            </wp:positionH>
            <wp:positionV relativeFrom="paragraph">
              <wp:posOffset>127635</wp:posOffset>
            </wp:positionV>
            <wp:extent cx="2305050" cy="1287780"/>
            <wp:effectExtent l="0" t="0" r="0" b="7620"/>
            <wp:wrapTopAndBottom/>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305050" cy="1287780"/>
                    </a:xfrm>
                    <a:prstGeom prst="rect">
                      <a:avLst/>
                    </a:prstGeom>
                  </pic:spPr>
                </pic:pic>
              </a:graphicData>
            </a:graphic>
            <wp14:sizeRelH relativeFrom="page">
              <wp14:pctWidth>0</wp14:pctWidth>
            </wp14:sizeRelH>
            <wp14:sizeRelV relativeFrom="page">
              <wp14:pctHeight>0</wp14:pctHeight>
            </wp14:sizeRelV>
          </wp:anchor>
        </w:drawing>
      </w:r>
    </w:p>
    <w:p w:rsidR="00571FFD" w:rsidRPr="000C7ACC" w:rsidRDefault="00571FFD" w:rsidP="0037329F">
      <w:pPr>
        <w:widowControl/>
        <w:tabs>
          <w:tab w:val="left" w:pos="450"/>
          <w:tab w:val="left" w:pos="1080"/>
        </w:tabs>
        <w:ind w:left="720"/>
        <w:rPr>
          <w:rFonts w:ascii="Times New Roman" w:hAnsi="Times New Roman" w:cs="Times New Roman"/>
          <w:sz w:val="24"/>
          <w:szCs w:val="24"/>
        </w:rPr>
      </w:pPr>
    </w:p>
    <w:p w:rsidR="00BF32B6" w:rsidRDefault="00BF32B6" w:rsidP="00384891">
      <w:pPr>
        <w:widowControl/>
        <w:numPr>
          <w:ilvl w:val="1"/>
          <w:numId w:val="14"/>
        </w:numPr>
        <w:tabs>
          <w:tab w:val="clear" w:pos="1440"/>
          <w:tab w:val="left" w:pos="450"/>
          <w:tab w:val="num" w:pos="1080"/>
        </w:tabs>
        <w:ind w:left="720" w:firstLine="0"/>
        <w:rPr>
          <w:rFonts w:ascii="Times New Roman" w:hAnsi="Times New Roman" w:cs="Times New Roman"/>
          <w:sz w:val="24"/>
          <w:szCs w:val="24"/>
        </w:rPr>
      </w:pPr>
      <w:r w:rsidRPr="000C7ACC">
        <w:rPr>
          <w:rFonts w:ascii="Times New Roman" w:hAnsi="Times New Roman" w:cs="Times New Roman"/>
          <w:sz w:val="24"/>
          <w:szCs w:val="24"/>
        </w:rPr>
        <w:t>Verify that D7-D0 is turned ‘ON’ and D15-D8 is turned ‘OFF’</w:t>
      </w:r>
    </w:p>
    <w:p w:rsidR="00571FFD" w:rsidRDefault="00DB544F" w:rsidP="00571FFD">
      <w:pPr>
        <w:widowControl/>
        <w:tabs>
          <w:tab w:val="left" w:pos="450"/>
        </w:tabs>
        <w:ind w:left="144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7088" behindDoc="0" locked="0" layoutInCell="1" allowOverlap="1" wp14:anchorId="7A54861A" wp14:editId="17A9839E">
            <wp:simplePos x="0" y="0"/>
            <wp:positionH relativeFrom="column">
              <wp:posOffset>698500</wp:posOffset>
            </wp:positionH>
            <wp:positionV relativeFrom="paragraph">
              <wp:posOffset>82550</wp:posOffset>
            </wp:positionV>
            <wp:extent cx="3806825" cy="2140585"/>
            <wp:effectExtent l="0" t="0" r="3175" b="0"/>
            <wp:wrapTopAndBottom/>
            <wp:docPr id="11" name="Picture 11" descr="C:\Users\Jake\Desktop\Oscilloscope Upgrade\20151112_103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ke\Desktop\Oscilloscope Upgrade\20151112_10385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06825" cy="2140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7A6D" w:rsidRDefault="001F7A6D">
      <w:pPr>
        <w:rPr>
          <w:ins w:id="22" w:author="Gursel" w:date="2017-05-03T10:44:00Z"/>
          <w:rFonts w:ascii="Times New Roman" w:hAnsi="Times New Roman" w:cs="Times New Roman"/>
          <w:sz w:val="24"/>
          <w:szCs w:val="24"/>
        </w:rPr>
      </w:pPr>
      <w:ins w:id="23" w:author="Gursel" w:date="2017-05-03T10:44:00Z">
        <w:r>
          <w:rPr>
            <w:rFonts w:ascii="Times New Roman" w:hAnsi="Times New Roman" w:cs="Times New Roman"/>
            <w:sz w:val="24"/>
            <w:szCs w:val="24"/>
          </w:rPr>
          <w:br w:type="page"/>
        </w:r>
      </w:ins>
    </w:p>
    <w:p w:rsidR="004520F7" w:rsidRPr="000C7ACC" w:rsidRDefault="004520F7" w:rsidP="00571FFD">
      <w:pPr>
        <w:widowControl/>
        <w:tabs>
          <w:tab w:val="left" w:pos="450"/>
        </w:tabs>
        <w:ind w:left="1440"/>
        <w:rPr>
          <w:rFonts w:ascii="Times New Roman" w:hAnsi="Times New Roman" w:cs="Times New Roman"/>
          <w:sz w:val="24"/>
          <w:szCs w:val="24"/>
        </w:rPr>
      </w:pPr>
    </w:p>
    <w:p w:rsidR="00BF32B6" w:rsidRDefault="00BF32B6" w:rsidP="00F53167">
      <w:pPr>
        <w:widowControl/>
        <w:numPr>
          <w:ilvl w:val="1"/>
          <w:numId w:val="14"/>
        </w:numPr>
        <w:tabs>
          <w:tab w:val="clear" w:pos="1440"/>
          <w:tab w:val="left" w:pos="450"/>
          <w:tab w:val="num" w:pos="1080"/>
        </w:tabs>
        <w:ind w:left="720" w:firstLine="0"/>
        <w:rPr>
          <w:rFonts w:ascii="Times New Roman" w:hAnsi="Times New Roman" w:cs="Times New Roman"/>
          <w:sz w:val="24"/>
          <w:szCs w:val="24"/>
        </w:rPr>
      </w:pPr>
      <w:r w:rsidRPr="000C7ACC">
        <w:rPr>
          <w:rFonts w:ascii="Times New Roman" w:hAnsi="Times New Roman" w:cs="Times New Roman"/>
          <w:sz w:val="24"/>
          <w:szCs w:val="24"/>
        </w:rPr>
        <w:t xml:space="preserve">Press the button underneath the </w:t>
      </w:r>
      <w:r w:rsidRPr="000C7ACC">
        <w:rPr>
          <w:rFonts w:ascii="Times New Roman" w:hAnsi="Times New Roman" w:cs="Times New Roman"/>
          <w:i/>
          <w:sz w:val="24"/>
          <w:szCs w:val="24"/>
        </w:rPr>
        <w:t xml:space="preserve">Channel </w:t>
      </w:r>
      <w:r w:rsidRPr="000C7ACC">
        <w:rPr>
          <w:rFonts w:ascii="Times New Roman" w:hAnsi="Times New Roman" w:cs="Times New Roman"/>
          <w:sz w:val="24"/>
          <w:szCs w:val="24"/>
        </w:rPr>
        <w:t>option at the bottom of the screen</w:t>
      </w:r>
    </w:p>
    <w:p w:rsidR="00571FFD" w:rsidRDefault="00B94BF7" w:rsidP="00571FFD">
      <w:pPr>
        <w:widowControl/>
        <w:tabs>
          <w:tab w:val="left" w:pos="450"/>
        </w:tabs>
        <w:ind w:left="720"/>
        <w:rPr>
          <w:rFonts w:ascii="Times New Roman" w:hAnsi="Times New Roman" w:cs="Times New Roman"/>
          <w:sz w:val="24"/>
          <w:szCs w:val="24"/>
        </w:rPr>
      </w:pPr>
      <w:r>
        <w:rPr>
          <w:noProof/>
        </w:rPr>
        <w:drawing>
          <wp:anchor distT="0" distB="0" distL="114300" distR="114300" simplePos="0" relativeHeight="251729920" behindDoc="0" locked="0" layoutInCell="1" allowOverlap="1" wp14:anchorId="5D2AF4BA" wp14:editId="53FB637A">
            <wp:simplePos x="0" y="0"/>
            <wp:positionH relativeFrom="column">
              <wp:posOffset>694690</wp:posOffset>
            </wp:positionH>
            <wp:positionV relativeFrom="paragraph">
              <wp:posOffset>186690</wp:posOffset>
            </wp:positionV>
            <wp:extent cx="4152900" cy="1941195"/>
            <wp:effectExtent l="0" t="0" r="0" b="1905"/>
            <wp:wrapTopAndBottom/>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152900" cy="1941195"/>
                    </a:xfrm>
                    <a:prstGeom prst="rect">
                      <a:avLst/>
                    </a:prstGeom>
                  </pic:spPr>
                </pic:pic>
              </a:graphicData>
            </a:graphic>
            <wp14:sizeRelH relativeFrom="page">
              <wp14:pctWidth>0</wp14:pctWidth>
            </wp14:sizeRelH>
            <wp14:sizeRelV relativeFrom="page">
              <wp14:pctHeight>0</wp14:pctHeight>
            </wp14:sizeRelV>
          </wp:anchor>
        </w:drawing>
      </w:r>
    </w:p>
    <w:p w:rsidR="00571FFD" w:rsidRPr="000C7ACC" w:rsidRDefault="00571FFD" w:rsidP="00571FFD">
      <w:pPr>
        <w:widowControl/>
        <w:tabs>
          <w:tab w:val="left" w:pos="450"/>
        </w:tabs>
        <w:ind w:left="720"/>
        <w:rPr>
          <w:rFonts w:ascii="Times New Roman" w:hAnsi="Times New Roman" w:cs="Times New Roman"/>
          <w:sz w:val="24"/>
          <w:szCs w:val="24"/>
        </w:rPr>
      </w:pPr>
    </w:p>
    <w:p w:rsidR="00BF32B6" w:rsidRPr="000C7ACC" w:rsidRDefault="00BF32B6" w:rsidP="00F53167">
      <w:pPr>
        <w:widowControl/>
        <w:numPr>
          <w:ilvl w:val="1"/>
          <w:numId w:val="14"/>
        </w:numPr>
        <w:tabs>
          <w:tab w:val="clear" w:pos="1440"/>
          <w:tab w:val="left" w:pos="450"/>
          <w:tab w:val="num" w:pos="1080"/>
        </w:tabs>
        <w:ind w:left="720" w:firstLine="0"/>
        <w:rPr>
          <w:rFonts w:ascii="Times New Roman" w:hAnsi="Times New Roman" w:cs="Times New Roman"/>
          <w:sz w:val="24"/>
          <w:szCs w:val="24"/>
        </w:rPr>
      </w:pPr>
      <w:r w:rsidRPr="000C7ACC">
        <w:rPr>
          <w:rFonts w:ascii="Times New Roman" w:hAnsi="Times New Roman" w:cs="Times New Roman"/>
          <w:noProof/>
          <w:sz w:val="24"/>
          <w:szCs w:val="24"/>
        </w:rPr>
        <w:drawing>
          <wp:anchor distT="0" distB="0" distL="114300" distR="114300" simplePos="0" relativeHeight="251685888" behindDoc="0" locked="0" layoutInCell="1" allowOverlap="1" wp14:anchorId="6E242C57" wp14:editId="7CC5EA75">
            <wp:simplePos x="0" y="0"/>
            <wp:positionH relativeFrom="column">
              <wp:posOffset>2114223</wp:posOffset>
            </wp:positionH>
            <wp:positionV relativeFrom="paragraph">
              <wp:posOffset>-1905</wp:posOffset>
            </wp:positionV>
            <wp:extent cx="168250" cy="297893"/>
            <wp:effectExtent l="0" t="0" r="3810"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8250" cy="297893"/>
                    </a:xfrm>
                    <a:prstGeom prst="rect">
                      <a:avLst/>
                    </a:prstGeom>
                    <a:noFill/>
                    <a:ln>
                      <a:noFill/>
                    </a:ln>
                  </pic:spPr>
                </pic:pic>
              </a:graphicData>
            </a:graphic>
            <wp14:sizeRelH relativeFrom="page">
              <wp14:pctWidth>0</wp14:pctWidth>
            </wp14:sizeRelH>
            <wp14:sizeRelV relativeFrom="page">
              <wp14:pctHeight>0</wp14:pctHeight>
            </wp14:sizeRelV>
          </wp:anchor>
        </w:drawing>
      </w:r>
      <w:r w:rsidR="0057400A">
        <w:rPr>
          <w:rFonts w:ascii="Times New Roman" w:hAnsi="Times New Roman" w:cs="Times New Roman"/>
          <w:sz w:val="24"/>
          <w:szCs w:val="24"/>
        </w:rPr>
        <w:t xml:space="preserve">Using the </w:t>
      </w:r>
      <w:r w:rsidR="0057400A" w:rsidRPr="00A17464">
        <w:rPr>
          <w:rFonts w:ascii="Times New Roman" w:hAnsi="Times New Roman" w:cs="Times New Roman"/>
          <w:b/>
          <w:sz w:val="24"/>
          <w:szCs w:val="24"/>
        </w:rPr>
        <w:t xml:space="preserve">Entry </w:t>
      </w:r>
      <w:r w:rsidR="00A223F8">
        <w:rPr>
          <w:rFonts w:ascii="Times New Roman" w:hAnsi="Times New Roman" w:cs="Times New Roman"/>
          <w:sz w:val="24"/>
          <w:szCs w:val="24"/>
        </w:rPr>
        <w:t>knob,</w:t>
      </w:r>
      <w:r w:rsidRPr="000C7ACC">
        <w:rPr>
          <w:rFonts w:ascii="Times New Roman" w:hAnsi="Times New Roman" w:cs="Times New Roman"/>
          <w:sz w:val="24"/>
          <w:szCs w:val="24"/>
        </w:rPr>
        <w:t xml:space="preserve">        deselect D</w:t>
      </w:r>
      <w:r w:rsidR="00BA74DD">
        <w:rPr>
          <w:rFonts w:ascii="Times New Roman" w:hAnsi="Times New Roman" w:cs="Times New Roman"/>
          <w:sz w:val="24"/>
          <w:szCs w:val="24"/>
        </w:rPr>
        <w:t>3</w:t>
      </w:r>
      <w:r w:rsidRPr="000C7ACC">
        <w:rPr>
          <w:rFonts w:ascii="Times New Roman" w:hAnsi="Times New Roman" w:cs="Times New Roman"/>
          <w:sz w:val="24"/>
          <w:szCs w:val="24"/>
        </w:rPr>
        <w:t xml:space="preserve"> through D7 and keep D0</w:t>
      </w:r>
      <w:r w:rsidR="00A54EFF">
        <w:rPr>
          <w:rFonts w:ascii="Times New Roman" w:hAnsi="Times New Roman" w:cs="Times New Roman"/>
          <w:sz w:val="24"/>
          <w:szCs w:val="24"/>
        </w:rPr>
        <w:t>,</w:t>
      </w:r>
      <w:r w:rsidR="00BA74DD">
        <w:rPr>
          <w:rFonts w:ascii="Times New Roman" w:hAnsi="Times New Roman" w:cs="Times New Roman"/>
          <w:sz w:val="24"/>
          <w:szCs w:val="24"/>
        </w:rPr>
        <w:t xml:space="preserve"> </w:t>
      </w:r>
      <w:r w:rsidR="00A54EFF">
        <w:rPr>
          <w:rFonts w:ascii="Times New Roman" w:hAnsi="Times New Roman" w:cs="Times New Roman"/>
          <w:sz w:val="24"/>
          <w:szCs w:val="24"/>
        </w:rPr>
        <w:t xml:space="preserve">D1 </w:t>
      </w:r>
      <w:r w:rsidRPr="000C7ACC">
        <w:rPr>
          <w:rFonts w:ascii="Times New Roman" w:hAnsi="Times New Roman" w:cs="Times New Roman"/>
          <w:sz w:val="24"/>
          <w:szCs w:val="24"/>
        </w:rPr>
        <w:t>and D</w:t>
      </w:r>
      <w:r w:rsidR="00A54EFF">
        <w:rPr>
          <w:rFonts w:ascii="Times New Roman" w:hAnsi="Times New Roman" w:cs="Times New Roman"/>
          <w:sz w:val="24"/>
          <w:szCs w:val="24"/>
        </w:rPr>
        <w:t>2</w:t>
      </w:r>
      <w:r w:rsidRPr="000C7ACC">
        <w:rPr>
          <w:rFonts w:ascii="Times New Roman" w:hAnsi="Times New Roman" w:cs="Times New Roman"/>
          <w:sz w:val="24"/>
          <w:szCs w:val="24"/>
        </w:rPr>
        <w:t xml:space="preserve"> selected</w:t>
      </w:r>
    </w:p>
    <w:p w:rsidR="00BF32B6" w:rsidRPr="000C7ACC" w:rsidRDefault="00BF32B6" w:rsidP="008865DE">
      <w:pPr>
        <w:rPr>
          <w:rFonts w:ascii="Times New Roman" w:hAnsi="Times New Roman" w:cs="Times New Roman"/>
          <w:sz w:val="24"/>
          <w:szCs w:val="24"/>
        </w:rPr>
      </w:pPr>
    </w:p>
    <w:p w:rsidR="00E4236A" w:rsidRPr="00CC045B" w:rsidRDefault="00E4236A" w:rsidP="00E4236A">
      <w:pPr>
        <w:pStyle w:val="ListParagraph"/>
        <w:numPr>
          <w:ilvl w:val="0"/>
          <w:numId w:val="13"/>
        </w:numPr>
        <w:rPr>
          <w:rFonts w:ascii="Times New Roman" w:hAnsi="Times New Roman" w:cs="Times New Roman"/>
          <w:sz w:val="24"/>
          <w:szCs w:val="24"/>
        </w:rPr>
      </w:pPr>
      <w:r w:rsidRPr="000C7ACC">
        <w:rPr>
          <w:rFonts w:ascii="Times New Roman" w:hAnsi="Times New Roman" w:cs="Times New Roman"/>
          <w:sz w:val="24"/>
          <w:szCs w:val="24"/>
        </w:rPr>
        <w:t xml:space="preserve">Press the key </w:t>
      </w:r>
      <w:proofErr w:type="spellStart"/>
      <w:r w:rsidRPr="00A17464">
        <w:rPr>
          <w:rFonts w:ascii="Times New Roman" w:hAnsi="Times New Roman" w:cs="Times New Roman"/>
          <w:b/>
          <w:sz w:val="24"/>
          <w:szCs w:val="24"/>
        </w:rPr>
        <w:t>Autoscale</w:t>
      </w:r>
      <w:proofErr w:type="spellEnd"/>
    </w:p>
    <w:p w:rsidR="00CC045B" w:rsidRDefault="00CC045B" w:rsidP="00CC045B">
      <w:pPr>
        <w:pStyle w:val="ListParagraph"/>
        <w:numPr>
          <w:ilvl w:val="1"/>
          <w:numId w:val="13"/>
        </w:num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sz w:val="24"/>
          <w:szCs w:val="24"/>
        </w:rPr>
        <w:t>Autoscale</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key automatically determines which channels have activity and will turn these channels on and </w:t>
      </w:r>
      <w:r w:rsidRPr="00EA4AF6">
        <w:rPr>
          <w:rFonts w:ascii="Times New Roman" w:hAnsi="Times New Roman" w:cs="Times New Roman"/>
          <w:sz w:val="24"/>
          <w:szCs w:val="24"/>
        </w:rPr>
        <w:t>scale</w:t>
      </w:r>
      <w:r w:rsidR="00D456DE">
        <w:rPr>
          <w:rFonts w:ascii="Times New Roman" w:hAnsi="Times New Roman" w:cs="Times New Roman"/>
          <w:sz w:val="24"/>
          <w:szCs w:val="24"/>
        </w:rPr>
        <w:t xml:space="preserve"> them to display the </w:t>
      </w:r>
      <w:r>
        <w:rPr>
          <w:rFonts w:ascii="Times New Roman" w:hAnsi="Times New Roman" w:cs="Times New Roman"/>
          <w:sz w:val="24"/>
          <w:szCs w:val="24"/>
        </w:rPr>
        <w:t>signals</w:t>
      </w:r>
      <w:r w:rsidR="00D456DE">
        <w:rPr>
          <w:rFonts w:ascii="Times New Roman" w:hAnsi="Times New Roman" w:cs="Times New Roman"/>
          <w:sz w:val="24"/>
          <w:szCs w:val="24"/>
        </w:rPr>
        <w:t xml:space="preserve"> properly</w:t>
      </w:r>
      <w:r>
        <w:rPr>
          <w:rFonts w:ascii="Times New Roman" w:hAnsi="Times New Roman" w:cs="Times New Roman"/>
          <w:sz w:val="24"/>
          <w:szCs w:val="24"/>
        </w:rPr>
        <w:t xml:space="preserve">. </w:t>
      </w:r>
    </w:p>
    <w:p w:rsidR="00BA74DD" w:rsidRPr="000C7ACC" w:rsidRDefault="00BA74DD" w:rsidP="00AC2D74">
      <w:pPr>
        <w:pStyle w:val="ListParagraph"/>
        <w:ind w:left="1440"/>
        <w:rPr>
          <w:rFonts w:ascii="Times New Roman" w:hAnsi="Times New Roman" w:cs="Times New Roman"/>
          <w:sz w:val="24"/>
          <w:szCs w:val="24"/>
        </w:rPr>
      </w:pPr>
    </w:p>
    <w:p w:rsidR="00E4236A" w:rsidRPr="00CC045B" w:rsidRDefault="00E4236A" w:rsidP="00E4236A">
      <w:pPr>
        <w:pStyle w:val="ListParagraph"/>
        <w:numPr>
          <w:ilvl w:val="0"/>
          <w:numId w:val="13"/>
        </w:numPr>
        <w:rPr>
          <w:rFonts w:ascii="Times New Roman" w:hAnsi="Times New Roman" w:cs="Times New Roman"/>
          <w:sz w:val="24"/>
          <w:szCs w:val="24"/>
        </w:rPr>
      </w:pPr>
      <w:r w:rsidRPr="000C7ACC">
        <w:rPr>
          <w:rFonts w:ascii="Times New Roman" w:hAnsi="Times New Roman" w:cs="Times New Roman"/>
          <w:sz w:val="24"/>
          <w:szCs w:val="24"/>
        </w:rPr>
        <w:t xml:space="preserve">Press the key </w:t>
      </w:r>
      <w:r w:rsidRPr="00A17464">
        <w:rPr>
          <w:rFonts w:ascii="Times New Roman" w:hAnsi="Times New Roman" w:cs="Times New Roman"/>
          <w:b/>
          <w:sz w:val="24"/>
          <w:szCs w:val="24"/>
        </w:rPr>
        <w:t>Single</w:t>
      </w:r>
    </w:p>
    <w:p w:rsidR="00CC045B" w:rsidRPr="000C7ACC" w:rsidRDefault="00CC045B" w:rsidP="00CC045B">
      <w:pPr>
        <w:pStyle w:val="ListParagraph"/>
        <w:numPr>
          <w:ilvl w:val="1"/>
          <w:numId w:val="13"/>
        </w:numP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sz w:val="24"/>
          <w:szCs w:val="24"/>
        </w:rPr>
        <w:t>Single</w:t>
      </w:r>
      <w:r>
        <w:rPr>
          <w:rFonts w:ascii="Times New Roman" w:hAnsi="Times New Roman" w:cs="Times New Roman"/>
          <w:sz w:val="24"/>
          <w:szCs w:val="24"/>
        </w:rPr>
        <w:t xml:space="preserve"> key </w:t>
      </w:r>
      <w:r w:rsidR="004B7081">
        <w:rPr>
          <w:rFonts w:ascii="Times New Roman" w:hAnsi="Times New Roman" w:cs="Times New Roman"/>
          <w:sz w:val="24"/>
          <w:szCs w:val="24"/>
        </w:rPr>
        <w:t xml:space="preserve">allows a user to make </w:t>
      </w:r>
      <w:r>
        <w:rPr>
          <w:rFonts w:ascii="Times New Roman" w:hAnsi="Times New Roman" w:cs="Times New Roman"/>
          <w:sz w:val="24"/>
          <w:szCs w:val="24"/>
        </w:rPr>
        <w:t xml:space="preserve">single-shot acquisitions of a waveform </w:t>
      </w:r>
      <w:r w:rsidR="004B7081">
        <w:rPr>
          <w:rFonts w:ascii="Times New Roman" w:hAnsi="Times New Roman" w:cs="Times New Roman"/>
          <w:sz w:val="24"/>
          <w:szCs w:val="24"/>
        </w:rPr>
        <w:t>being displayed on the MSO. This is useful when viewing trigger conditions as well as analyzing a given waveform.</w:t>
      </w:r>
    </w:p>
    <w:p w:rsidR="0037329F" w:rsidRDefault="0037329F" w:rsidP="00F8010F">
      <w:pPr>
        <w:ind w:left="2880" w:hanging="720"/>
        <w:rPr>
          <w:noProof/>
        </w:rPr>
      </w:pPr>
    </w:p>
    <w:p w:rsidR="0037329F" w:rsidRDefault="00B94BF7" w:rsidP="00F8010F">
      <w:pPr>
        <w:ind w:left="2880" w:hanging="720"/>
        <w:rPr>
          <w:noProof/>
        </w:rPr>
      </w:pPr>
      <w:r>
        <w:rPr>
          <w:noProof/>
        </w:rPr>
        <w:drawing>
          <wp:anchor distT="0" distB="0" distL="114300" distR="114300" simplePos="0" relativeHeight="251726848" behindDoc="0" locked="0" layoutInCell="1" allowOverlap="1" wp14:anchorId="5F139595" wp14:editId="0D5E697F">
            <wp:simplePos x="0" y="0"/>
            <wp:positionH relativeFrom="column">
              <wp:posOffset>689610</wp:posOffset>
            </wp:positionH>
            <wp:positionV relativeFrom="paragraph">
              <wp:posOffset>223520</wp:posOffset>
            </wp:positionV>
            <wp:extent cx="3987165" cy="2436495"/>
            <wp:effectExtent l="0" t="0" r="0" b="1905"/>
            <wp:wrapTopAndBottom/>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987165" cy="2436495"/>
                    </a:xfrm>
                    <a:prstGeom prst="rect">
                      <a:avLst/>
                    </a:prstGeom>
                  </pic:spPr>
                </pic:pic>
              </a:graphicData>
            </a:graphic>
            <wp14:sizeRelH relativeFrom="page">
              <wp14:pctWidth>0</wp14:pctWidth>
            </wp14:sizeRelH>
            <wp14:sizeRelV relativeFrom="page">
              <wp14:pctHeight>0</wp14:pctHeight>
            </wp14:sizeRelV>
          </wp:anchor>
        </w:drawing>
      </w:r>
    </w:p>
    <w:p w:rsidR="0037329F" w:rsidRDefault="0037329F" w:rsidP="00F8010F">
      <w:pPr>
        <w:ind w:left="2880" w:hanging="720"/>
        <w:rPr>
          <w:noProof/>
        </w:rPr>
      </w:pPr>
    </w:p>
    <w:p w:rsidR="004F0A54" w:rsidRDefault="00F8010F" w:rsidP="00F8010F">
      <w:pPr>
        <w:ind w:left="2880" w:hanging="720"/>
        <w:rPr>
          <w:rFonts w:ascii="Times New Roman" w:eastAsia="Times New Roman" w:hAnsi="Times New Roman" w:cs="Times New Roman"/>
          <w:b/>
          <w:sz w:val="24"/>
          <w:szCs w:val="24"/>
        </w:rPr>
      </w:pPr>
      <w:r w:rsidRPr="000C7ACC">
        <w:rPr>
          <w:rFonts w:ascii="Times New Roman" w:eastAsia="Times New Roman" w:hAnsi="Times New Roman" w:cs="Times New Roman"/>
          <w:b/>
          <w:sz w:val="24"/>
          <w:szCs w:val="24"/>
        </w:rPr>
        <w:t xml:space="preserve">                                                                                 </w:t>
      </w:r>
    </w:p>
    <w:p w:rsidR="00507197" w:rsidRDefault="0037329F" w:rsidP="00850612">
      <w:pPr>
        <w:rPr>
          <w:rFonts w:ascii="Times New Roman" w:hAnsi="Times New Roman" w:cs="Times New Roman"/>
          <w:sz w:val="24"/>
          <w:szCs w:val="24"/>
        </w:rPr>
      </w:pPr>
      <w:r>
        <w:rPr>
          <w:rFonts w:ascii="Times New Roman" w:hAnsi="Times New Roman" w:cs="Times New Roman"/>
          <w:sz w:val="24"/>
          <w:szCs w:val="24"/>
        </w:rPr>
        <w:t>If the previous</w:t>
      </w:r>
      <w:r w:rsidR="009F6920" w:rsidRPr="000C7ACC">
        <w:rPr>
          <w:rFonts w:ascii="Times New Roman" w:hAnsi="Times New Roman" w:cs="Times New Roman"/>
          <w:sz w:val="24"/>
          <w:szCs w:val="24"/>
        </w:rPr>
        <w:t xml:space="preserve"> steps </w:t>
      </w:r>
      <w:proofErr w:type="gramStart"/>
      <w:r w:rsidR="009F6920" w:rsidRPr="000C7ACC">
        <w:rPr>
          <w:rFonts w:ascii="Times New Roman" w:hAnsi="Times New Roman" w:cs="Times New Roman"/>
          <w:sz w:val="24"/>
          <w:szCs w:val="24"/>
        </w:rPr>
        <w:t>are done</w:t>
      </w:r>
      <w:proofErr w:type="gramEnd"/>
      <w:r w:rsidR="009F6920" w:rsidRPr="000C7ACC">
        <w:rPr>
          <w:rFonts w:ascii="Times New Roman" w:hAnsi="Times New Roman" w:cs="Times New Roman"/>
          <w:sz w:val="24"/>
          <w:szCs w:val="24"/>
        </w:rPr>
        <w:t xml:space="preserve"> correctly, the </w:t>
      </w:r>
      <w:del w:id="24" w:author="Gursel" w:date="2017-05-03T10:45:00Z">
        <w:r w:rsidR="009F6920" w:rsidRPr="000C7ACC" w:rsidDel="006C499B">
          <w:rPr>
            <w:rFonts w:ascii="Times New Roman" w:hAnsi="Times New Roman" w:cs="Times New Roman"/>
            <w:sz w:val="24"/>
            <w:szCs w:val="24"/>
          </w:rPr>
          <w:delText xml:space="preserve">oscilloscope </w:delText>
        </w:r>
      </w:del>
      <w:ins w:id="25" w:author="Gursel" w:date="2017-05-03T10:45:00Z">
        <w:r w:rsidR="006C499B">
          <w:rPr>
            <w:rFonts w:ascii="Times New Roman" w:hAnsi="Times New Roman" w:cs="Times New Roman"/>
            <w:sz w:val="24"/>
            <w:szCs w:val="24"/>
          </w:rPr>
          <w:t>MSO</w:t>
        </w:r>
        <w:r w:rsidR="006C499B" w:rsidRPr="000C7ACC">
          <w:rPr>
            <w:rFonts w:ascii="Times New Roman" w:hAnsi="Times New Roman" w:cs="Times New Roman"/>
            <w:sz w:val="24"/>
            <w:szCs w:val="24"/>
          </w:rPr>
          <w:t xml:space="preserve"> </w:t>
        </w:r>
      </w:ins>
      <w:r w:rsidR="009F6920" w:rsidRPr="000C7ACC">
        <w:rPr>
          <w:rFonts w:ascii="Times New Roman" w:hAnsi="Times New Roman" w:cs="Times New Roman"/>
          <w:sz w:val="24"/>
          <w:szCs w:val="24"/>
        </w:rPr>
        <w:t>should auto-recognize the digital inputs on channels D0</w:t>
      </w:r>
      <w:r w:rsidR="00A54EFF">
        <w:rPr>
          <w:rFonts w:ascii="Times New Roman" w:hAnsi="Times New Roman" w:cs="Times New Roman"/>
          <w:sz w:val="24"/>
          <w:szCs w:val="24"/>
        </w:rPr>
        <w:t>,</w:t>
      </w:r>
      <w:r w:rsidR="009F6920" w:rsidRPr="000C7ACC">
        <w:rPr>
          <w:rFonts w:ascii="Times New Roman" w:hAnsi="Times New Roman" w:cs="Times New Roman"/>
          <w:sz w:val="24"/>
          <w:szCs w:val="24"/>
        </w:rPr>
        <w:t xml:space="preserve"> </w:t>
      </w:r>
      <w:r w:rsidR="00A54EFF">
        <w:rPr>
          <w:rFonts w:ascii="Times New Roman" w:hAnsi="Times New Roman" w:cs="Times New Roman"/>
          <w:sz w:val="24"/>
          <w:szCs w:val="24"/>
        </w:rPr>
        <w:t xml:space="preserve">D1 </w:t>
      </w:r>
      <w:r w:rsidR="009F6920" w:rsidRPr="000C7ACC">
        <w:rPr>
          <w:rFonts w:ascii="Times New Roman" w:hAnsi="Times New Roman" w:cs="Times New Roman"/>
          <w:sz w:val="24"/>
          <w:szCs w:val="24"/>
        </w:rPr>
        <w:t>and D</w:t>
      </w:r>
      <w:r w:rsidR="00A54EFF">
        <w:rPr>
          <w:rFonts w:ascii="Times New Roman" w:hAnsi="Times New Roman" w:cs="Times New Roman"/>
          <w:sz w:val="24"/>
          <w:szCs w:val="24"/>
        </w:rPr>
        <w:t>2</w:t>
      </w:r>
      <w:r w:rsidR="009F6920" w:rsidRPr="000C7ACC">
        <w:rPr>
          <w:rFonts w:ascii="Times New Roman" w:hAnsi="Times New Roman" w:cs="Times New Roman"/>
          <w:sz w:val="24"/>
          <w:szCs w:val="24"/>
        </w:rPr>
        <w:t xml:space="preserve">. </w:t>
      </w:r>
      <w:r w:rsidR="009C3C16">
        <w:rPr>
          <w:rFonts w:ascii="Times New Roman" w:hAnsi="Times New Roman" w:cs="Times New Roman"/>
          <w:sz w:val="24"/>
          <w:szCs w:val="24"/>
        </w:rPr>
        <w:t xml:space="preserve">Three </w:t>
      </w:r>
      <w:del w:id="26" w:author="Gursel" w:date="2017-05-03T10:45:00Z">
        <w:r w:rsidR="009C3C16" w:rsidRPr="000C7ACC" w:rsidDel="006C499B">
          <w:rPr>
            <w:rFonts w:ascii="Times New Roman" w:hAnsi="Times New Roman" w:cs="Times New Roman"/>
            <w:sz w:val="24"/>
            <w:szCs w:val="24"/>
          </w:rPr>
          <w:delText xml:space="preserve">waveforms </w:delText>
        </w:r>
        <w:r w:rsidR="009C3C16" w:rsidDel="006C499B">
          <w:rPr>
            <w:rFonts w:ascii="Times New Roman" w:hAnsi="Times New Roman" w:cs="Times New Roman"/>
            <w:sz w:val="24"/>
            <w:szCs w:val="24"/>
          </w:rPr>
          <w:delText xml:space="preserve"> (</w:delText>
        </w:r>
      </w:del>
      <w:ins w:id="27" w:author="Gursel" w:date="2017-05-03T10:45:00Z">
        <w:r w:rsidR="006C499B" w:rsidRPr="000C7ACC">
          <w:rPr>
            <w:rFonts w:ascii="Times New Roman" w:hAnsi="Times New Roman" w:cs="Times New Roman"/>
            <w:sz w:val="24"/>
            <w:szCs w:val="24"/>
          </w:rPr>
          <w:t xml:space="preserve">waveforms </w:t>
        </w:r>
        <w:r w:rsidR="006C499B">
          <w:rPr>
            <w:rFonts w:ascii="Times New Roman" w:hAnsi="Times New Roman" w:cs="Times New Roman"/>
            <w:sz w:val="24"/>
            <w:szCs w:val="24"/>
          </w:rPr>
          <w:t>(</w:t>
        </w:r>
      </w:ins>
      <w:r w:rsidR="009C3C16">
        <w:rPr>
          <w:rFonts w:ascii="Times New Roman" w:hAnsi="Times New Roman" w:cs="Times New Roman"/>
          <w:sz w:val="24"/>
          <w:szCs w:val="24"/>
        </w:rPr>
        <w:t>t</w:t>
      </w:r>
      <w:r w:rsidR="009F6920" w:rsidRPr="000C7ACC">
        <w:rPr>
          <w:rFonts w:ascii="Times New Roman" w:hAnsi="Times New Roman" w:cs="Times New Roman"/>
          <w:sz w:val="24"/>
          <w:szCs w:val="24"/>
        </w:rPr>
        <w:t>wo</w:t>
      </w:r>
      <w:r w:rsidR="00BA74DD">
        <w:rPr>
          <w:rFonts w:ascii="Times New Roman" w:hAnsi="Times New Roman" w:cs="Times New Roman"/>
          <w:sz w:val="24"/>
          <w:szCs w:val="24"/>
        </w:rPr>
        <w:t xml:space="preserve"> straight and one</w:t>
      </w:r>
      <w:r w:rsidR="009F6920" w:rsidRPr="000C7ACC">
        <w:rPr>
          <w:rFonts w:ascii="Times New Roman" w:hAnsi="Times New Roman" w:cs="Times New Roman"/>
          <w:sz w:val="24"/>
          <w:szCs w:val="24"/>
        </w:rPr>
        <w:t xml:space="preserve"> square</w:t>
      </w:r>
      <w:r w:rsidR="009C3C16">
        <w:rPr>
          <w:rFonts w:ascii="Times New Roman" w:hAnsi="Times New Roman" w:cs="Times New Roman"/>
          <w:sz w:val="24"/>
          <w:szCs w:val="24"/>
        </w:rPr>
        <w:t>)</w:t>
      </w:r>
      <w:r w:rsidR="009F6920" w:rsidRPr="000C7ACC">
        <w:rPr>
          <w:rFonts w:ascii="Times New Roman" w:hAnsi="Times New Roman" w:cs="Times New Roman"/>
          <w:sz w:val="24"/>
          <w:szCs w:val="24"/>
        </w:rPr>
        <w:t xml:space="preserve"> should appear si</w:t>
      </w:r>
      <w:r w:rsidR="00EA4AF6">
        <w:rPr>
          <w:rFonts w:ascii="Times New Roman" w:hAnsi="Times New Roman" w:cs="Times New Roman"/>
          <w:sz w:val="24"/>
          <w:szCs w:val="24"/>
        </w:rPr>
        <w:t>milar to those shown in Figure 8</w:t>
      </w:r>
      <w:r w:rsidR="009F6920" w:rsidRPr="000C7ACC">
        <w:rPr>
          <w:rFonts w:ascii="Times New Roman" w:hAnsi="Times New Roman" w:cs="Times New Roman"/>
          <w:sz w:val="24"/>
          <w:szCs w:val="24"/>
        </w:rPr>
        <w:t xml:space="preserve"> below. </w:t>
      </w:r>
    </w:p>
    <w:p w:rsidR="00507197" w:rsidDel="001F7A6D" w:rsidRDefault="00507197" w:rsidP="00850612">
      <w:pPr>
        <w:rPr>
          <w:del w:id="28" w:author="Gursel" w:date="2017-05-03T10:44:00Z"/>
          <w:rFonts w:ascii="Times New Roman" w:hAnsi="Times New Roman" w:cs="Times New Roman"/>
          <w:sz w:val="24"/>
          <w:szCs w:val="24"/>
        </w:rPr>
      </w:pPr>
    </w:p>
    <w:p w:rsidR="001F7A6D" w:rsidRDefault="00276E87" w:rsidP="00276E87">
      <w:pPr>
        <w:rPr>
          <w:ins w:id="29" w:author="Gursel" w:date="2017-05-03T10:44:00Z"/>
          <w:rFonts w:ascii="Times New Roman" w:hAnsi="Times New Roman" w:cs="Times New Roman"/>
          <w:sz w:val="24"/>
          <w:szCs w:val="24"/>
        </w:rPr>
      </w:pPr>
      <w:r w:rsidRPr="000C7ACC">
        <w:rPr>
          <w:rFonts w:ascii="Times New Roman" w:hAnsi="Times New Roman" w:cs="Times New Roman"/>
          <w:sz w:val="24"/>
          <w:szCs w:val="24"/>
        </w:rPr>
        <w:t>No</w:t>
      </w:r>
      <w:r>
        <w:rPr>
          <w:rFonts w:ascii="Times New Roman" w:hAnsi="Times New Roman" w:cs="Times New Roman"/>
          <w:sz w:val="24"/>
          <w:szCs w:val="24"/>
        </w:rPr>
        <w:t xml:space="preserve">te: press </w:t>
      </w:r>
      <w:r w:rsidR="009C3C16">
        <w:rPr>
          <w:rFonts w:ascii="Times New Roman" w:hAnsi="Times New Roman" w:cs="Times New Roman"/>
          <w:sz w:val="24"/>
          <w:szCs w:val="24"/>
        </w:rPr>
        <w:t xml:space="preserve">the </w:t>
      </w:r>
      <w:r>
        <w:rPr>
          <w:rFonts w:ascii="Times New Roman" w:hAnsi="Times New Roman" w:cs="Times New Roman"/>
          <w:sz w:val="24"/>
          <w:szCs w:val="24"/>
        </w:rPr>
        <w:t xml:space="preserve">SW1 </w:t>
      </w:r>
      <w:r w:rsidR="009C3C16">
        <w:rPr>
          <w:rFonts w:ascii="Times New Roman" w:hAnsi="Times New Roman" w:cs="Times New Roman"/>
          <w:sz w:val="24"/>
          <w:szCs w:val="24"/>
        </w:rPr>
        <w:t xml:space="preserve">switch </w:t>
      </w:r>
      <w:r>
        <w:rPr>
          <w:rFonts w:ascii="Times New Roman" w:hAnsi="Times New Roman" w:cs="Times New Roman"/>
          <w:sz w:val="24"/>
          <w:szCs w:val="24"/>
        </w:rPr>
        <w:t xml:space="preserve">on the </w:t>
      </w:r>
      <w:proofErr w:type="spellStart"/>
      <w:r w:rsidRPr="00276E87">
        <w:rPr>
          <w:rFonts w:ascii="Times New Roman" w:hAnsi="Times New Roman" w:cs="Times New Roman"/>
          <w:sz w:val="24"/>
          <w:szCs w:val="24"/>
        </w:rPr>
        <w:t>Tiva</w:t>
      </w:r>
      <w:proofErr w:type="spellEnd"/>
      <w:r w:rsidRPr="00276E87">
        <w:rPr>
          <w:rFonts w:ascii="Times New Roman" w:hAnsi="Times New Roman" w:cs="Times New Roman"/>
          <w:sz w:val="24"/>
          <w:szCs w:val="24"/>
        </w:rPr>
        <w:t xml:space="preserve"> </w:t>
      </w:r>
      <w:proofErr w:type="spellStart"/>
      <w:r w:rsidRPr="00276E87">
        <w:rPr>
          <w:rFonts w:ascii="Times New Roman" w:hAnsi="Times New Roman" w:cs="Times New Roman"/>
          <w:sz w:val="24"/>
          <w:szCs w:val="24"/>
        </w:rPr>
        <w:t>LaunchPad</w:t>
      </w:r>
      <w:proofErr w:type="spellEnd"/>
      <w:r w:rsidRPr="00276E87">
        <w:rPr>
          <w:rFonts w:ascii="Times New Roman" w:hAnsi="Times New Roman" w:cs="Times New Roman"/>
          <w:sz w:val="24"/>
          <w:szCs w:val="24"/>
        </w:rPr>
        <w:t xml:space="preserve"> to </w:t>
      </w:r>
      <w:r>
        <w:rPr>
          <w:rFonts w:ascii="Times New Roman" w:hAnsi="Times New Roman" w:cs="Times New Roman"/>
          <w:sz w:val="24"/>
          <w:szCs w:val="24"/>
        </w:rPr>
        <w:t>generate</w:t>
      </w:r>
      <w:r w:rsidR="009C3C16">
        <w:rPr>
          <w:rFonts w:ascii="Times New Roman" w:hAnsi="Times New Roman" w:cs="Times New Roman"/>
          <w:sz w:val="24"/>
          <w:szCs w:val="24"/>
        </w:rPr>
        <w:t xml:space="preserve"> the waveforms in</w:t>
      </w:r>
      <w:r w:rsidRPr="00276E87">
        <w:rPr>
          <w:rFonts w:ascii="Times New Roman" w:hAnsi="Times New Roman" w:cs="Times New Roman"/>
          <w:sz w:val="24"/>
          <w:szCs w:val="24"/>
        </w:rPr>
        <w:t xml:space="preserve"> </w:t>
      </w:r>
      <w:r w:rsidR="00BA74DD">
        <w:rPr>
          <w:rFonts w:ascii="Times New Roman" w:hAnsi="Times New Roman" w:cs="Times New Roman"/>
          <w:sz w:val="24"/>
          <w:szCs w:val="24"/>
        </w:rPr>
        <w:t>F</w:t>
      </w:r>
      <w:r w:rsidRPr="00276E87">
        <w:rPr>
          <w:rFonts w:ascii="Times New Roman" w:hAnsi="Times New Roman" w:cs="Times New Roman"/>
          <w:sz w:val="24"/>
          <w:szCs w:val="24"/>
        </w:rPr>
        <w:t>igure 8</w:t>
      </w:r>
      <w:r w:rsidR="009C3C16">
        <w:rPr>
          <w:rFonts w:ascii="Times New Roman" w:hAnsi="Times New Roman" w:cs="Times New Roman"/>
          <w:sz w:val="24"/>
          <w:szCs w:val="24"/>
        </w:rPr>
        <w:t>(</w:t>
      </w:r>
      <w:r>
        <w:rPr>
          <w:rFonts w:ascii="Times New Roman" w:hAnsi="Times New Roman" w:cs="Times New Roman"/>
          <w:sz w:val="24"/>
          <w:szCs w:val="24"/>
        </w:rPr>
        <w:t>b</w:t>
      </w:r>
      <w:r w:rsidR="009C3C16">
        <w:rPr>
          <w:rFonts w:ascii="Times New Roman" w:hAnsi="Times New Roman" w:cs="Times New Roman"/>
          <w:sz w:val="24"/>
          <w:szCs w:val="24"/>
        </w:rPr>
        <w:t>).</w:t>
      </w:r>
    </w:p>
    <w:p w:rsidR="00850612" w:rsidRPr="00850612" w:rsidRDefault="00276E87" w:rsidP="00276E87">
      <w:r>
        <w:rPr>
          <w:rFonts w:ascii="Times New Roman" w:hAnsi="Times New Roman" w:cs="Times New Roman"/>
          <w:sz w:val="24"/>
          <w:szCs w:val="24"/>
        </w:rPr>
        <w:t xml:space="preserve"> </w:t>
      </w:r>
    </w:p>
    <w:p w:rsidR="00276E87" w:rsidRPr="00276E87" w:rsidRDefault="00507197" w:rsidP="00AC2D74">
      <w:pPr>
        <w:jc w:val="center"/>
        <w:rPr>
          <w:rFonts w:ascii="Times New Roman" w:eastAsia="Times New Roman" w:hAnsi="Times New Roman" w:cs="Times New Roman"/>
          <w:b/>
          <w:sz w:val="32"/>
          <w:szCs w:val="32"/>
        </w:rPr>
      </w:pPr>
      <w:del w:id="30" w:author="Gursel" w:date="2017-05-03T10:44:00Z">
        <w:r w:rsidDel="001F7A6D">
          <w:br w:type="page"/>
        </w:r>
      </w:del>
      <w:r w:rsidR="00BA74DD">
        <w:t xml:space="preserve">(a) </w:t>
      </w:r>
      <w:r w:rsidR="00BA74DD">
        <w:rPr>
          <w:noProof/>
        </w:rPr>
        <w:drawing>
          <wp:anchor distT="0" distB="0" distL="114300" distR="114300" simplePos="0" relativeHeight="251759616" behindDoc="0" locked="0" layoutInCell="1" allowOverlap="1" wp14:anchorId="565CE557" wp14:editId="44D724DB">
            <wp:simplePos x="0" y="0"/>
            <wp:positionH relativeFrom="column">
              <wp:posOffset>354965</wp:posOffset>
            </wp:positionH>
            <wp:positionV relativeFrom="paragraph">
              <wp:posOffset>0</wp:posOffset>
            </wp:positionV>
            <wp:extent cx="5589270" cy="3512820"/>
            <wp:effectExtent l="0" t="0" r="0" b="0"/>
            <wp:wrapTopAndBottom/>
            <wp:docPr id="13" name="Picture 13" descr="F:\FGWO10v6\scop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GWO10v6\scope_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9270" cy="3512820"/>
                    </a:xfrm>
                    <a:prstGeom prst="rect">
                      <a:avLst/>
                    </a:prstGeom>
                    <a:noFill/>
                    <a:ln>
                      <a:noFill/>
                    </a:ln>
                  </pic:spPr>
                </pic:pic>
              </a:graphicData>
            </a:graphic>
            <wp14:sizeRelH relativeFrom="page">
              <wp14:pctWidth>0</wp14:pctWidth>
            </wp14:sizeRelH>
            <wp14:sizeRelV relativeFrom="page">
              <wp14:pctHeight>0</wp14:pctHeight>
            </wp14:sizeRelV>
          </wp:anchor>
        </w:drawing>
      </w:r>
      <w:r w:rsidR="00BA74DD">
        <w:rPr>
          <w:rFonts w:ascii="Times New Roman" w:eastAsia="Times New Roman" w:hAnsi="Times New Roman" w:cs="Times New Roman"/>
          <w:b/>
          <w:sz w:val="20"/>
          <w:szCs w:val="20"/>
        </w:rPr>
        <w:t xml:space="preserve">Three </w:t>
      </w:r>
      <w:r w:rsidR="00276E87" w:rsidRPr="00276E87">
        <w:rPr>
          <w:rFonts w:ascii="Times New Roman" w:eastAsia="Times New Roman" w:hAnsi="Times New Roman" w:cs="Times New Roman"/>
          <w:b/>
          <w:sz w:val="20"/>
          <w:szCs w:val="20"/>
        </w:rPr>
        <w:t>Digital Waveforms on Channels D0</w:t>
      </w:r>
      <w:r w:rsidR="00BA74DD">
        <w:rPr>
          <w:rFonts w:ascii="Times New Roman" w:eastAsia="Times New Roman" w:hAnsi="Times New Roman" w:cs="Times New Roman"/>
          <w:b/>
          <w:sz w:val="20"/>
          <w:szCs w:val="20"/>
        </w:rPr>
        <w:t>, D1</w:t>
      </w:r>
      <w:r w:rsidR="00276E87" w:rsidRPr="00276E87">
        <w:rPr>
          <w:rFonts w:ascii="Times New Roman" w:eastAsia="Times New Roman" w:hAnsi="Times New Roman" w:cs="Times New Roman"/>
          <w:b/>
          <w:sz w:val="20"/>
          <w:szCs w:val="20"/>
        </w:rPr>
        <w:t xml:space="preserve"> and D</w:t>
      </w:r>
      <w:r w:rsidR="00276E87">
        <w:rPr>
          <w:rFonts w:ascii="Times New Roman" w:eastAsia="Times New Roman" w:hAnsi="Times New Roman" w:cs="Times New Roman"/>
          <w:b/>
          <w:sz w:val="20"/>
          <w:szCs w:val="20"/>
        </w:rPr>
        <w:t>2</w:t>
      </w:r>
    </w:p>
    <w:p w:rsidR="00276E87" w:rsidRPr="00850612" w:rsidRDefault="00BA74DD" w:rsidP="00850612">
      <w:r>
        <w:rPr>
          <w:rFonts w:ascii="Times New Roman"/>
          <w:noProof/>
          <w:sz w:val="20"/>
        </w:rPr>
        <w:drawing>
          <wp:anchor distT="0" distB="0" distL="114300" distR="114300" simplePos="0" relativeHeight="251760640" behindDoc="0" locked="0" layoutInCell="1" allowOverlap="1" wp14:anchorId="56D710FE" wp14:editId="13B3CFC5">
            <wp:simplePos x="0" y="0"/>
            <wp:positionH relativeFrom="column">
              <wp:posOffset>350520</wp:posOffset>
            </wp:positionH>
            <wp:positionV relativeFrom="paragraph">
              <wp:posOffset>172085</wp:posOffset>
            </wp:positionV>
            <wp:extent cx="5591175" cy="3514090"/>
            <wp:effectExtent l="0" t="0" r="9525" b="0"/>
            <wp:wrapTopAndBottom/>
            <wp:docPr id="22" name="Picture 22" descr="F:\FGWO10v6\scop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GWO10v6\scope_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1175" cy="3514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7197" w:rsidRDefault="00507197" w:rsidP="00276E87">
      <w:pPr>
        <w:rPr>
          <w:rFonts w:ascii="Times New Roman"/>
          <w:sz w:val="20"/>
        </w:rPr>
      </w:pPr>
    </w:p>
    <w:p w:rsidR="00507197" w:rsidRDefault="00BA74DD" w:rsidP="00276E87">
      <w:pPr>
        <w:jc w:val="center"/>
        <w:rPr>
          <w:rFonts w:ascii="Times New Roman" w:eastAsia="Times New Roman" w:hAnsi="Times New Roman" w:cs="Times New Roman"/>
          <w:b/>
          <w:sz w:val="32"/>
          <w:szCs w:val="32"/>
        </w:rPr>
      </w:pPr>
      <w:r>
        <w:rPr>
          <w:rFonts w:ascii="Times New Roman" w:eastAsia="Times New Roman" w:hAnsi="Times New Roman" w:cs="Times New Roman"/>
          <w:b/>
          <w:sz w:val="20"/>
          <w:szCs w:val="20"/>
        </w:rPr>
        <w:t>(b) Three</w:t>
      </w:r>
      <w:r w:rsidR="00544D81">
        <w:rPr>
          <w:rFonts w:ascii="Times New Roman" w:eastAsia="Times New Roman" w:hAnsi="Times New Roman" w:cs="Times New Roman"/>
          <w:b/>
          <w:sz w:val="20"/>
          <w:szCs w:val="20"/>
        </w:rPr>
        <w:t xml:space="preserve"> </w:t>
      </w:r>
      <w:r w:rsidR="00BE3D2C">
        <w:rPr>
          <w:rFonts w:ascii="Times New Roman" w:eastAsia="Times New Roman" w:hAnsi="Times New Roman" w:cs="Times New Roman"/>
          <w:b/>
          <w:sz w:val="20"/>
          <w:szCs w:val="20"/>
        </w:rPr>
        <w:t>Digital Waveforms</w:t>
      </w:r>
      <w:r w:rsidR="00544D81">
        <w:rPr>
          <w:rFonts w:ascii="Times New Roman" w:eastAsia="Times New Roman" w:hAnsi="Times New Roman" w:cs="Times New Roman"/>
          <w:b/>
          <w:sz w:val="20"/>
          <w:szCs w:val="20"/>
        </w:rPr>
        <w:t xml:space="preserve"> on Channels D0</w:t>
      </w:r>
      <w:r>
        <w:rPr>
          <w:rFonts w:ascii="Times New Roman" w:eastAsia="Times New Roman" w:hAnsi="Times New Roman" w:cs="Times New Roman"/>
          <w:b/>
          <w:sz w:val="20"/>
          <w:szCs w:val="20"/>
        </w:rPr>
        <w:t>, D1</w:t>
      </w:r>
      <w:r w:rsidR="00544D81">
        <w:rPr>
          <w:rFonts w:ascii="Times New Roman" w:eastAsia="Times New Roman" w:hAnsi="Times New Roman" w:cs="Times New Roman"/>
          <w:b/>
          <w:sz w:val="20"/>
          <w:szCs w:val="20"/>
        </w:rPr>
        <w:t xml:space="preserve"> and D</w:t>
      </w:r>
      <w:r>
        <w:rPr>
          <w:rFonts w:ascii="Times New Roman" w:eastAsia="Times New Roman" w:hAnsi="Times New Roman" w:cs="Times New Roman"/>
          <w:b/>
          <w:sz w:val="20"/>
          <w:szCs w:val="20"/>
        </w:rPr>
        <w:t>3</w:t>
      </w:r>
    </w:p>
    <w:p w:rsidR="00583BF8" w:rsidRPr="00AC2D74" w:rsidRDefault="00BA74DD">
      <w:pPr>
        <w:rPr>
          <w:rFonts w:ascii="Times New Roman" w:eastAsia="Times New Roman" w:hAnsi="Times New Roman" w:cs="Times New Roman"/>
          <w:b/>
          <w:sz w:val="20"/>
          <w:szCs w:val="32"/>
        </w:rPr>
        <w:sectPr w:rsidR="00583BF8" w:rsidRPr="00AC2D74" w:rsidSect="00276E87">
          <w:pgSz w:w="12240" w:h="15840"/>
          <w:pgMar w:top="1440" w:right="1440" w:bottom="1440" w:left="1440" w:header="432" w:footer="432" w:gutter="0"/>
          <w:cols w:space="720"/>
          <w:docGrid w:linePitch="299"/>
        </w:sectPr>
      </w:pPr>
      <w:proofErr w:type="gramStart"/>
      <w:r w:rsidRPr="00AC2D74">
        <w:rPr>
          <w:rFonts w:ascii="Times New Roman" w:eastAsia="Times New Roman" w:hAnsi="Times New Roman" w:cs="Times New Roman"/>
          <w:b/>
          <w:sz w:val="20"/>
          <w:szCs w:val="32"/>
        </w:rPr>
        <w:t>Figure 8.</w:t>
      </w:r>
      <w:proofErr w:type="gramEnd"/>
      <w:r w:rsidRPr="00AC2D74">
        <w:rPr>
          <w:rFonts w:ascii="Times New Roman" w:eastAsia="Times New Roman" w:hAnsi="Times New Roman" w:cs="Times New Roman"/>
          <w:b/>
          <w:sz w:val="20"/>
          <w:szCs w:val="32"/>
        </w:rPr>
        <w:t xml:space="preserve">  MSO </w:t>
      </w:r>
      <w:r w:rsidR="009C3C16">
        <w:rPr>
          <w:rFonts w:ascii="Times New Roman" w:eastAsia="Times New Roman" w:hAnsi="Times New Roman" w:cs="Times New Roman"/>
          <w:b/>
          <w:sz w:val="20"/>
          <w:szCs w:val="32"/>
        </w:rPr>
        <w:t>Digital C</w:t>
      </w:r>
      <w:r w:rsidRPr="00AC2D74">
        <w:rPr>
          <w:rFonts w:ascii="Times New Roman" w:eastAsia="Times New Roman" w:hAnsi="Times New Roman" w:cs="Times New Roman"/>
          <w:b/>
          <w:sz w:val="20"/>
          <w:szCs w:val="32"/>
        </w:rPr>
        <w:t>hannels D0, D1 and D2</w:t>
      </w:r>
      <w:r w:rsidR="009C3C16">
        <w:rPr>
          <w:rFonts w:ascii="Times New Roman" w:eastAsia="Times New Roman" w:hAnsi="Times New Roman" w:cs="Times New Roman"/>
          <w:b/>
          <w:sz w:val="20"/>
          <w:szCs w:val="32"/>
        </w:rPr>
        <w:t xml:space="preserve"> C</w:t>
      </w:r>
      <w:r w:rsidR="00EF599E">
        <w:rPr>
          <w:rFonts w:ascii="Times New Roman" w:eastAsia="Times New Roman" w:hAnsi="Times New Roman" w:cs="Times New Roman"/>
          <w:b/>
          <w:sz w:val="20"/>
          <w:szCs w:val="32"/>
        </w:rPr>
        <w:t xml:space="preserve">onnected to </w:t>
      </w:r>
      <w:proofErr w:type="spellStart"/>
      <w:r w:rsidR="00EF599E">
        <w:rPr>
          <w:rFonts w:ascii="Times New Roman" w:eastAsia="Times New Roman" w:hAnsi="Times New Roman" w:cs="Times New Roman"/>
          <w:b/>
          <w:sz w:val="20"/>
          <w:szCs w:val="32"/>
        </w:rPr>
        <w:t>Tiva</w:t>
      </w:r>
      <w:proofErr w:type="spellEnd"/>
      <w:r w:rsidR="00EF599E">
        <w:rPr>
          <w:rFonts w:ascii="Times New Roman" w:eastAsia="Times New Roman" w:hAnsi="Times New Roman" w:cs="Times New Roman"/>
          <w:b/>
          <w:sz w:val="20"/>
          <w:szCs w:val="32"/>
        </w:rPr>
        <w:t xml:space="preserve"> Launchpad </w:t>
      </w:r>
      <w:r w:rsidR="009C3C16">
        <w:rPr>
          <w:rFonts w:ascii="Times New Roman" w:eastAsia="Times New Roman" w:hAnsi="Times New Roman" w:cs="Times New Roman"/>
          <w:b/>
          <w:sz w:val="20"/>
          <w:szCs w:val="32"/>
        </w:rPr>
        <w:t xml:space="preserve">Ports </w:t>
      </w:r>
      <w:r w:rsidR="00EF599E">
        <w:rPr>
          <w:rFonts w:ascii="Times New Roman" w:eastAsia="Times New Roman" w:hAnsi="Times New Roman" w:cs="Times New Roman"/>
          <w:b/>
          <w:sz w:val="20"/>
          <w:szCs w:val="32"/>
        </w:rPr>
        <w:t>PF2, PF3 and PF4</w:t>
      </w:r>
    </w:p>
    <w:p w:rsidR="00254B01" w:rsidRPr="003B3413" w:rsidRDefault="004216D9" w:rsidP="00662F22">
      <w:pPr>
        <w:rPr>
          <w:rFonts w:ascii="Times New Roman" w:eastAsia="Times New Roman" w:hAnsi="Times New Roman" w:cs="Times New Roman"/>
          <w:b/>
          <w:sz w:val="32"/>
          <w:szCs w:val="32"/>
        </w:rPr>
      </w:pPr>
      <w:r w:rsidRPr="003B3413">
        <w:rPr>
          <w:rFonts w:ascii="Times New Roman" w:eastAsia="Times New Roman" w:hAnsi="Times New Roman" w:cs="Times New Roman"/>
          <w:b/>
          <w:sz w:val="32"/>
          <w:szCs w:val="32"/>
        </w:rPr>
        <w:lastRenderedPageBreak/>
        <w:t xml:space="preserve">Digital </w:t>
      </w:r>
      <w:r w:rsidR="00254B01" w:rsidRPr="003B3413">
        <w:rPr>
          <w:rFonts w:ascii="Times New Roman" w:eastAsia="Times New Roman" w:hAnsi="Times New Roman" w:cs="Times New Roman"/>
          <w:b/>
          <w:sz w:val="32"/>
          <w:szCs w:val="32"/>
        </w:rPr>
        <w:t>Signal Adjustments</w:t>
      </w:r>
      <w:r w:rsidR="004141BB" w:rsidRPr="003B3413">
        <w:rPr>
          <w:rFonts w:ascii="Times New Roman" w:eastAsia="Times New Roman" w:hAnsi="Times New Roman" w:cs="Times New Roman"/>
          <w:b/>
          <w:sz w:val="32"/>
          <w:szCs w:val="32"/>
        </w:rPr>
        <w:t xml:space="preserve"> </w:t>
      </w:r>
    </w:p>
    <w:p w:rsidR="009F6920" w:rsidRPr="000C7ACC" w:rsidRDefault="009F6920" w:rsidP="00EF0A24">
      <w:pPr>
        <w:ind w:left="2160" w:hanging="1710"/>
        <w:rPr>
          <w:rFonts w:ascii="Times New Roman" w:hAnsi="Times New Roman" w:cs="Times New Roman"/>
          <w:sz w:val="28"/>
          <w:szCs w:val="28"/>
        </w:rPr>
      </w:pPr>
    </w:p>
    <w:p w:rsidR="00287E3C" w:rsidRPr="000C7ACC" w:rsidRDefault="001B63E1" w:rsidP="00287E3C">
      <w:pPr>
        <w:rPr>
          <w:rFonts w:ascii="Times New Roman" w:hAnsi="Times New Roman" w:cs="Times New Roman"/>
          <w:color w:val="545454"/>
          <w:sz w:val="24"/>
          <w:szCs w:val="24"/>
        </w:rPr>
      </w:pPr>
      <w:r w:rsidRPr="000C7ACC">
        <w:rPr>
          <w:rFonts w:ascii="Times New Roman" w:hAnsi="Times New Roman" w:cs="Times New Roman"/>
          <w:sz w:val="24"/>
          <w:szCs w:val="24"/>
        </w:rPr>
        <w:t>Using the same se</w:t>
      </w:r>
      <w:r w:rsidR="00EA4AF6">
        <w:rPr>
          <w:rFonts w:ascii="Times New Roman" w:hAnsi="Times New Roman" w:cs="Times New Roman"/>
          <w:sz w:val="24"/>
          <w:szCs w:val="24"/>
        </w:rPr>
        <w:t>t of waveforms shown in Figure 8</w:t>
      </w:r>
      <w:r w:rsidRPr="000C7ACC">
        <w:rPr>
          <w:rFonts w:ascii="Times New Roman" w:hAnsi="Times New Roman" w:cs="Times New Roman"/>
          <w:sz w:val="24"/>
          <w:szCs w:val="24"/>
        </w:rPr>
        <w:t xml:space="preserve">, manipulate the </w:t>
      </w:r>
      <w:r w:rsidR="00BB0F5D" w:rsidRPr="000C7ACC">
        <w:rPr>
          <w:rFonts w:ascii="Times New Roman" w:hAnsi="Times New Roman" w:cs="Times New Roman"/>
          <w:sz w:val="24"/>
          <w:szCs w:val="24"/>
        </w:rPr>
        <w:t>size, Time/</w:t>
      </w:r>
      <w:proofErr w:type="spellStart"/>
      <w:r w:rsidR="00BB0F5D" w:rsidRPr="000C7ACC">
        <w:rPr>
          <w:rFonts w:ascii="Times New Roman" w:hAnsi="Times New Roman" w:cs="Times New Roman"/>
          <w:sz w:val="24"/>
          <w:szCs w:val="24"/>
        </w:rPr>
        <w:t>Div</w:t>
      </w:r>
      <w:proofErr w:type="spellEnd"/>
      <w:r w:rsidR="00BB0F5D" w:rsidRPr="000C7ACC">
        <w:rPr>
          <w:rFonts w:ascii="Times New Roman" w:hAnsi="Times New Roman" w:cs="Times New Roman"/>
          <w:sz w:val="24"/>
          <w:szCs w:val="24"/>
        </w:rPr>
        <w:t xml:space="preserve">, </w:t>
      </w:r>
      <w:r w:rsidR="00E729F6" w:rsidRPr="000C7ACC">
        <w:rPr>
          <w:rFonts w:ascii="Times New Roman" w:hAnsi="Times New Roman" w:cs="Times New Roman"/>
          <w:sz w:val="24"/>
          <w:szCs w:val="24"/>
        </w:rPr>
        <w:t xml:space="preserve">and turn one or more </w:t>
      </w:r>
      <w:r w:rsidR="00087960" w:rsidRPr="000C7ACC">
        <w:rPr>
          <w:rFonts w:ascii="Times New Roman" w:hAnsi="Times New Roman" w:cs="Times New Roman"/>
          <w:sz w:val="24"/>
          <w:szCs w:val="24"/>
        </w:rPr>
        <w:t xml:space="preserve">signals ‘OFF’ and then back ‘ON.’ </w:t>
      </w:r>
      <w:r w:rsidR="00FD1D3B" w:rsidRPr="000C7ACC">
        <w:rPr>
          <w:rFonts w:ascii="Times New Roman" w:hAnsi="Times New Roman" w:cs="Times New Roman"/>
          <w:sz w:val="24"/>
          <w:szCs w:val="24"/>
        </w:rPr>
        <w:t>The s</w:t>
      </w:r>
      <w:r w:rsidR="006B03BA" w:rsidRPr="000C7ACC">
        <w:rPr>
          <w:rFonts w:ascii="Times New Roman" w:hAnsi="Times New Roman" w:cs="Times New Roman"/>
          <w:sz w:val="24"/>
          <w:szCs w:val="24"/>
        </w:rPr>
        <w:t xml:space="preserve">tep-by-step instructions </w:t>
      </w:r>
      <w:r w:rsidR="00FD1D3B" w:rsidRPr="000C7ACC">
        <w:rPr>
          <w:rFonts w:ascii="Times New Roman" w:hAnsi="Times New Roman" w:cs="Times New Roman"/>
          <w:sz w:val="24"/>
          <w:szCs w:val="24"/>
        </w:rPr>
        <w:t>on signal adjustment shown below were taken</w:t>
      </w:r>
      <w:r w:rsidR="00F57673" w:rsidRPr="000C7ACC">
        <w:rPr>
          <w:rFonts w:ascii="Times New Roman" w:hAnsi="Times New Roman" w:cs="Times New Roman"/>
          <w:sz w:val="24"/>
          <w:szCs w:val="24"/>
        </w:rPr>
        <w:t xml:space="preserve"> directly</w:t>
      </w:r>
      <w:r w:rsidR="00FD1D3B" w:rsidRPr="000C7ACC">
        <w:rPr>
          <w:rFonts w:ascii="Times New Roman" w:hAnsi="Times New Roman" w:cs="Times New Roman"/>
          <w:sz w:val="24"/>
          <w:szCs w:val="24"/>
        </w:rPr>
        <w:t xml:space="preserve"> </w:t>
      </w:r>
      <w:r w:rsidR="006B03BA" w:rsidRPr="000C7ACC">
        <w:rPr>
          <w:rFonts w:ascii="Times New Roman" w:hAnsi="Times New Roman" w:cs="Times New Roman"/>
          <w:sz w:val="24"/>
          <w:szCs w:val="24"/>
        </w:rPr>
        <w:t xml:space="preserve">from the </w:t>
      </w:r>
      <w:proofErr w:type="spellStart"/>
      <w:r w:rsidR="00287E3C" w:rsidRPr="000C7ACC">
        <w:rPr>
          <w:rFonts w:ascii="Times New Roman" w:hAnsi="Times New Roman" w:cs="Times New Roman"/>
          <w:i/>
          <w:color w:val="545454"/>
          <w:sz w:val="24"/>
          <w:szCs w:val="24"/>
        </w:rPr>
        <w:t>Keysight</w:t>
      </w:r>
      <w:proofErr w:type="spellEnd"/>
      <w:r w:rsidR="00287E3C" w:rsidRPr="000C7ACC">
        <w:rPr>
          <w:rFonts w:ascii="Times New Roman" w:hAnsi="Times New Roman" w:cs="Times New Roman"/>
          <w:i/>
          <w:color w:val="545454"/>
          <w:sz w:val="24"/>
          <w:szCs w:val="24"/>
        </w:rPr>
        <w:t xml:space="preserve"> </w:t>
      </w:r>
      <w:proofErr w:type="spellStart"/>
      <w:r w:rsidR="00287E3C" w:rsidRPr="000C7ACC">
        <w:rPr>
          <w:rFonts w:ascii="Times New Roman" w:hAnsi="Times New Roman" w:cs="Times New Roman"/>
          <w:i/>
          <w:color w:val="545454"/>
          <w:sz w:val="24"/>
          <w:szCs w:val="24"/>
        </w:rPr>
        <w:t>InfiniiVision</w:t>
      </w:r>
      <w:proofErr w:type="spellEnd"/>
      <w:r w:rsidR="00287E3C" w:rsidRPr="000C7ACC">
        <w:rPr>
          <w:rFonts w:ascii="Times New Roman" w:hAnsi="Times New Roman" w:cs="Times New Roman"/>
          <w:i/>
          <w:color w:val="545454"/>
          <w:sz w:val="24"/>
          <w:szCs w:val="24"/>
        </w:rPr>
        <w:t xml:space="preserve"> 3000 X-Ser</w:t>
      </w:r>
      <w:r w:rsidR="00FD1D3B" w:rsidRPr="000C7ACC">
        <w:rPr>
          <w:rFonts w:ascii="Times New Roman" w:hAnsi="Times New Roman" w:cs="Times New Roman"/>
          <w:i/>
          <w:color w:val="545454"/>
          <w:sz w:val="24"/>
          <w:szCs w:val="24"/>
        </w:rPr>
        <w:t xml:space="preserve">ies Oscilloscopes User's </w:t>
      </w:r>
      <w:r w:rsidR="00FD1D3B" w:rsidRPr="000C7ACC">
        <w:rPr>
          <w:rFonts w:ascii="Times New Roman" w:hAnsi="Times New Roman" w:cs="Times New Roman"/>
          <w:color w:val="545454"/>
          <w:sz w:val="24"/>
          <w:szCs w:val="24"/>
        </w:rPr>
        <w:t xml:space="preserve">Guide. </w:t>
      </w:r>
      <w:r w:rsidR="005F49BA" w:rsidRPr="000C7ACC">
        <w:rPr>
          <w:rFonts w:ascii="Times New Roman" w:hAnsi="Times New Roman" w:cs="Times New Roman"/>
          <w:color w:val="545454"/>
          <w:sz w:val="24"/>
          <w:szCs w:val="24"/>
        </w:rPr>
        <w:t xml:space="preserve">[1] </w:t>
      </w:r>
      <w:r w:rsidR="005F49BA" w:rsidRPr="000C7ACC">
        <w:rPr>
          <w:rFonts w:ascii="Times New Roman" w:hAnsi="Times New Roman" w:cs="Times New Roman"/>
          <w:color w:val="545454"/>
          <w:sz w:val="24"/>
          <w:szCs w:val="24"/>
        </w:rPr>
        <w:tab/>
      </w:r>
      <w:r w:rsidR="005F49BA" w:rsidRPr="000C7ACC">
        <w:rPr>
          <w:rFonts w:ascii="Times New Roman" w:hAnsi="Times New Roman" w:cs="Times New Roman"/>
          <w:color w:val="545454"/>
          <w:sz w:val="24"/>
          <w:szCs w:val="24"/>
        </w:rPr>
        <w:tab/>
      </w:r>
    </w:p>
    <w:p w:rsidR="00F57673" w:rsidRDefault="00F57673" w:rsidP="00287E3C">
      <w:pPr>
        <w:rPr>
          <w:rFonts w:ascii="Times New Roman" w:hAnsi="Times New Roman" w:cs="Times New Roman"/>
          <w:color w:val="545454"/>
          <w:sz w:val="20"/>
          <w:szCs w:val="20"/>
        </w:rPr>
      </w:pPr>
    </w:p>
    <w:p w:rsidR="00F57673" w:rsidRPr="00FD1D3B" w:rsidRDefault="00F57673" w:rsidP="00287E3C">
      <w:pPr>
        <w:rPr>
          <w:rFonts w:ascii="Times New Roman" w:hAnsi="Times New Roman" w:cs="Times New Roman"/>
          <w:b/>
          <w:sz w:val="20"/>
          <w:szCs w:val="20"/>
        </w:rPr>
      </w:pPr>
      <w:r w:rsidRPr="00C00EC2">
        <w:rPr>
          <w:rFonts w:ascii="Times New Roman" w:hAnsi="Times New Roman" w:cs="Times New Roman"/>
          <w:noProof/>
          <w:sz w:val="24"/>
          <w:szCs w:val="24"/>
        </w:rPr>
        <w:drawing>
          <wp:anchor distT="0" distB="0" distL="114300" distR="114300" simplePos="0" relativeHeight="251688960" behindDoc="1" locked="0" layoutInCell="1" allowOverlap="1" wp14:anchorId="61A5BB91" wp14:editId="2E199161">
            <wp:simplePos x="0" y="0"/>
            <wp:positionH relativeFrom="column">
              <wp:posOffset>-273050</wp:posOffset>
            </wp:positionH>
            <wp:positionV relativeFrom="paragraph">
              <wp:posOffset>87630</wp:posOffset>
            </wp:positionV>
            <wp:extent cx="4819650" cy="3815715"/>
            <wp:effectExtent l="0" t="0" r="0" b="0"/>
            <wp:wrapTight wrapText="bothSides">
              <wp:wrapPolygon edited="0">
                <wp:start x="0" y="0"/>
                <wp:lineTo x="0" y="21460"/>
                <wp:lineTo x="21515" y="21460"/>
                <wp:lineTo x="2151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819650" cy="3815715"/>
                    </a:xfrm>
                    <a:prstGeom prst="rect">
                      <a:avLst/>
                    </a:prstGeom>
                  </pic:spPr>
                </pic:pic>
              </a:graphicData>
            </a:graphic>
            <wp14:sizeRelH relativeFrom="page">
              <wp14:pctWidth>0</wp14:pctWidth>
            </wp14:sizeRelH>
            <wp14:sizeRelV relativeFrom="page">
              <wp14:pctHeight>0</wp14:pctHeight>
            </wp14:sizeRelV>
          </wp:anchor>
        </w:drawing>
      </w:r>
    </w:p>
    <w:p w:rsidR="009F6920" w:rsidRDefault="009F6920" w:rsidP="001B63E1">
      <w:pPr>
        <w:tabs>
          <w:tab w:val="left" w:pos="2070"/>
        </w:tabs>
        <w:rPr>
          <w:rFonts w:ascii="Times New Roman"/>
          <w:sz w:val="20"/>
        </w:rPr>
      </w:pPr>
    </w:p>
    <w:p w:rsidR="009F6920" w:rsidRDefault="00DC28D3" w:rsidP="00254B01">
      <w:pPr>
        <w:ind w:left="2160" w:hanging="2160"/>
        <w:rPr>
          <w:rFonts w:ascii="Times New Roman"/>
          <w:sz w:val="20"/>
        </w:rPr>
      </w:pPr>
      <w:r w:rsidRPr="00E729F6">
        <w:rPr>
          <w:rFonts w:ascii="Times New Roman" w:eastAsia="Times New Roman" w:hAnsi="Times New Roman" w:cs="Times New Roman"/>
          <w:b/>
          <w:noProof/>
          <w:sz w:val="20"/>
          <w:szCs w:val="20"/>
        </w:rPr>
        <mc:AlternateContent>
          <mc:Choice Requires="wps">
            <w:drawing>
              <wp:anchor distT="0" distB="0" distL="114300" distR="114300" simplePos="0" relativeHeight="251691008" behindDoc="0" locked="0" layoutInCell="1" allowOverlap="1" wp14:anchorId="25EAF8B4" wp14:editId="4253C94A">
                <wp:simplePos x="0" y="0"/>
                <wp:positionH relativeFrom="column">
                  <wp:posOffset>-283845</wp:posOffset>
                </wp:positionH>
                <wp:positionV relativeFrom="paragraph">
                  <wp:posOffset>52070</wp:posOffset>
                </wp:positionV>
                <wp:extent cx="2135505" cy="1009015"/>
                <wp:effectExtent l="0" t="0" r="17145" b="1968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5505" cy="1009015"/>
                        </a:xfrm>
                        <a:prstGeom prst="rect">
                          <a:avLst/>
                        </a:prstGeom>
                        <a:solidFill>
                          <a:srgbClr val="FFFFFF"/>
                        </a:solidFill>
                        <a:ln w="9525">
                          <a:solidFill>
                            <a:srgbClr val="000000"/>
                          </a:solidFill>
                          <a:miter lim="800000"/>
                          <a:headEnd/>
                          <a:tailEnd/>
                        </a:ln>
                      </wps:spPr>
                      <wps:txbx>
                        <w:txbxContent>
                          <w:p w:rsidR="00550F74" w:rsidRPr="00E729F6" w:rsidRDefault="00550F74">
                            <w:pPr>
                              <w:rPr>
                                <w:rFonts w:ascii="Times New Roman" w:hAnsi="Times New Roman" w:cs="Times New Roman"/>
                                <w:sz w:val="20"/>
                                <w:szCs w:val="20"/>
                              </w:rPr>
                            </w:pPr>
                            <w:r w:rsidRPr="00E729F6">
                              <w:rPr>
                                <w:rFonts w:ascii="Times New Roman" w:hAnsi="Times New Roman" w:cs="Times New Roman"/>
                                <w:sz w:val="20"/>
                                <w:szCs w:val="20"/>
                              </w:rPr>
                              <w:t xml:space="preserve">Change the size of either D0 or D1 using the steps listed to the left. What is your observation? How does the signal change? What adjustment is this similar to for analog waveform ‘size’ adjustment?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2.35pt;margin-top:4.1pt;width:168.15pt;height:79.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">
                <v:textbox>
                  <w:txbxContent>
                    <w:p w:rsidR="00550F74" w:rsidRPr="00E729F6" w:rsidRDefault="00550F74">
                      <w:pPr>
                        <w:rPr>
                          <w:rFonts w:ascii="Times New Roman" w:hAnsi="Times New Roman" w:cs="Times New Roman"/>
                          <w:sz w:val="20"/>
                          <w:szCs w:val="20"/>
                        </w:rPr>
                      </w:pPr>
                      <w:r w:rsidRPr="00E729F6">
                        <w:rPr>
                          <w:rFonts w:ascii="Times New Roman" w:hAnsi="Times New Roman" w:cs="Times New Roman"/>
                          <w:sz w:val="20"/>
                          <w:szCs w:val="20"/>
                        </w:rPr>
                        <w:t xml:space="preserve">Change the size of either D0 or D1 using the steps listed to the left. What is your observation? How does the signal change? What adjustment is this similar to for analog waveform ‘size’ adjustment? </w:t>
                      </w:r>
                    </w:p>
                  </w:txbxContent>
                </v:textbox>
              </v:shape>
            </w:pict>
          </mc:Fallback>
        </mc:AlternateContent>
      </w:r>
    </w:p>
    <w:p w:rsidR="009F6920" w:rsidRDefault="009F6920" w:rsidP="00EF0A24">
      <w:pPr>
        <w:ind w:left="2160" w:hanging="1710"/>
        <w:rPr>
          <w:rFonts w:ascii="Times New Roman"/>
          <w:sz w:val="20"/>
        </w:rPr>
      </w:pPr>
    </w:p>
    <w:p w:rsidR="009F6920" w:rsidRDefault="009F6920" w:rsidP="00EF0A24">
      <w:pPr>
        <w:ind w:left="2160" w:hanging="1710"/>
        <w:rPr>
          <w:rFonts w:ascii="Times New Roman"/>
          <w:sz w:val="20"/>
        </w:rPr>
      </w:pPr>
    </w:p>
    <w:p w:rsidR="009F6920" w:rsidRDefault="009F6920" w:rsidP="00EF0A24">
      <w:pPr>
        <w:ind w:left="2160" w:hanging="1710"/>
        <w:rPr>
          <w:rFonts w:ascii="Times New Roman"/>
          <w:sz w:val="20"/>
        </w:rPr>
      </w:pPr>
    </w:p>
    <w:p w:rsidR="009F6920" w:rsidRDefault="009F6920" w:rsidP="00EF0A24">
      <w:pPr>
        <w:ind w:left="2160" w:hanging="1710"/>
        <w:rPr>
          <w:rFonts w:ascii="Times New Roman"/>
          <w:sz w:val="20"/>
        </w:rPr>
      </w:pPr>
    </w:p>
    <w:p w:rsidR="009F6920" w:rsidRDefault="009F6920" w:rsidP="00EF0A24">
      <w:pPr>
        <w:ind w:left="2160" w:hanging="1710"/>
        <w:rPr>
          <w:rFonts w:ascii="Times New Roman"/>
          <w:sz w:val="20"/>
        </w:rPr>
      </w:pPr>
    </w:p>
    <w:p w:rsidR="000718F8" w:rsidRDefault="000718F8" w:rsidP="00EF0A24">
      <w:pPr>
        <w:ind w:left="2160" w:hanging="1710"/>
        <w:rPr>
          <w:rFonts w:ascii="Times New Roman" w:eastAsia="Times New Roman" w:hAnsi="Times New Roman" w:cs="Times New Roman"/>
          <w:b/>
          <w:sz w:val="20"/>
          <w:szCs w:val="20"/>
        </w:rPr>
      </w:pPr>
    </w:p>
    <w:p w:rsidR="000718F8" w:rsidRDefault="000718F8" w:rsidP="00EF0A24">
      <w:pPr>
        <w:ind w:left="2160" w:hanging="1710"/>
        <w:rPr>
          <w:rFonts w:ascii="Times New Roman" w:eastAsia="Times New Roman" w:hAnsi="Times New Roman" w:cs="Times New Roman"/>
          <w:b/>
          <w:sz w:val="20"/>
          <w:szCs w:val="20"/>
        </w:rPr>
      </w:pPr>
    </w:p>
    <w:p w:rsidR="000718F8" w:rsidRDefault="000718F8" w:rsidP="00EF0A24">
      <w:pPr>
        <w:ind w:left="2160" w:hanging="1710"/>
        <w:rPr>
          <w:rFonts w:ascii="Times New Roman" w:eastAsia="Times New Roman" w:hAnsi="Times New Roman" w:cs="Times New Roman"/>
          <w:b/>
          <w:sz w:val="20"/>
          <w:szCs w:val="20"/>
        </w:rPr>
      </w:pPr>
    </w:p>
    <w:p w:rsidR="00F57673" w:rsidRDefault="00220731" w:rsidP="00EF0A24">
      <w:pPr>
        <w:ind w:left="2160" w:hanging="1710"/>
        <w:rPr>
          <w:rFonts w:ascii="Times New Roman"/>
          <w:sz w:val="20"/>
        </w:rPr>
      </w:pPr>
      <w:r w:rsidRPr="00E729F6">
        <w:rPr>
          <w:rFonts w:ascii="Times New Roman" w:eastAsia="Times New Roman" w:hAnsi="Times New Roman" w:cs="Times New Roman"/>
          <w:b/>
          <w:noProof/>
          <w:sz w:val="20"/>
          <w:szCs w:val="20"/>
        </w:rPr>
        <mc:AlternateContent>
          <mc:Choice Requires="wps">
            <w:drawing>
              <wp:anchor distT="0" distB="0" distL="114300" distR="114300" simplePos="0" relativeHeight="251693056" behindDoc="0" locked="0" layoutInCell="1" allowOverlap="1" wp14:anchorId="235DE2B1" wp14:editId="63CE6CBA">
                <wp:simplePos x="0" y="0"/>
                <wp:positionH relativeFrom="column">
                  <wp:posOffset>-283845</wp:posOffset>
                </wp:positionH>
                <wp:positionV relativeFrom="paragraph">
                  <wp:posOffset>64770</wp:posOffset>
                </wp:positionV>
                <wp:extent cx="2135505" cy="716280"/>
                <wp:effectExtent l="0" t="0" r="17145" b="2667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5505" cy="716280"/>
                        </a:xfrm>
                        <a:prstGeom prst="rect">
                          <a:avLst/>
                        </a:prstGeom>
                        <a:solidFill>
                          <a:srgbClr val="FFFFFF"/>
                        </a:solidFill>
                        <a:ln w="9525">
                          <a:solidFill>
                            <a:srgbClr val="000000"/>
                          </a:solidFill>
                          <a:miter lim="800000"/>
                          <a:headEnd/>
                          <a:tailEnd/>
                        </a:ln>
                      </wps:spPr>
                      <wps:txbx>
                        <w:txbxContent>
                          <w:p w:rsidR="00550F74" w:rsidRPr="00E729F6" w:rsidRDefault="00550F74" w:rsidP="00220731">
                            <w:pPr>
                              <w:rPr>
                                <w:rFonts w:ascii="Times New Roman" w:hAnsi="Times New Roman" w:cs="Times New Roman"/>
                                <w:sz w:val="20"/>
                                <w:szCs w:val="20"/>
                              </w:rPr>
                            </w:pPr>
                            <w:r>
                              <w:rPr>
                                <w:rFonts w:ascii="Times New Roman" w:hAnsi="Times New Roman" w:cs="Times New Roman"/>
                                <w:sz w:val="20"/>
                                <w:szCs w:val="20"/>
                              </w:rPr>
                              <w:t>Practice turning D0 ‘OFF’ and then back ‘ON’ using the steps listed to the left. Why is it important to be able to turn digital signals ‘ON’ and ‘OFF’?</w:t>
                            </w:r>
                            <w:r w:rsidRPr="00E729F6">
                              <w:rPr>
                                <w:rFonts w:ascii="Times New Roman" w:hAnsi="Times New Roman" w:cs="Times New Roman"/>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2.35pt;margin-top:5.1pt;width:168.15pt;height:56.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">
                <v:textbox>
                  <w:txbxContent>
                    <w:p w:rsidR="00550F74" w:rsidRPr="00E729F6" w:rsidRDefault="00550F74" w:rsidP="00220731">
                      <w:pPr>
                        <w:rPr>
                          <w:rFonts w:ascii="Times New Roman" w:hAnsi="Times New Roman" w:cs="Times New Roman"/>
                          <w:sz w:val="20"/>
                          <w:szCs w:val="20"/>
                        </w:rPr>
                      </w:pPr>
                      <w:r>
                        <w:rPr>
                          <w:rFonts w:ascii="Times New Roman" w:hAnsi="Times New Roman" w:cs="Times New Roman"/>
                          <w:sz w:val="20"/>
                          <w:szCs w:val="20"/>
                        </w:rPr>
                        <w:t>Practice turning D0 ‘OFF’ and then back ‘ON’ using the steps listed to the left. Why is it important to be able to turn digital signals ‘ON’ and ‘OFF’?</w:t>
                      </w:r>
                      <w:r w:rsidRPr="00E729F6">
                        <w:rPr>
                          <w:rFonts w:ascii="Times New Roman" w:hAnsi="Times New Roman" w:cs="Times New Roman"/>
                          <w:sz w:val="20"/>
                          <w:szCs w:val="20"/>
                        </w:rPr>
                        <w:t xml:space="preserve"> </w:t>
                      </w:r>
                    </w:p>
                  </w:txbxContent>
                </v:textbox>
              </v:shape>
            </w:pict>
          </mc:Fallback>
        </mc:AlternateContent>
      </w:r>
    </w:p>
    <w:p w:rsidR="00F57673" w:rsidRDefault="00F57673" w:rsidP="00EF0A24">
      <w:pPr>
        <w:ind w:left="2160" w:hanging="1710"/>
        <w:rPr>
          <w:rFonts w:ascii="Times New Roman"/>
          <w:sz w:val="20"/>
        </w:rPr>
      </w:pPr>
    </w:p>
    <w:p w:rsidR="00F57673" w:rsidRDefault="00F57673" w:rsidP="00EF0A24">
      <w:pPr>
        <w:ind w:left="2160" w:hanging="1710"/>
        <w:rPr>
          <w:rFonts w:ascii="Times New Roman"/>
          <w:sz w:val="20"/>
        </w:rPr>
      </w:pPr>
    </w:p>
    <w:p w:rsidR="00F57673" w:rsidRDefault="00F57673" w:rsidP="00EF0A24">
      <w:pPr>
        <w:ind w:left="2160" w:hanging="1710"/>
        <w:rPr>
          <w:rFonts w:ascii="Times New Roman"/>
          <w:sz w:val="20"/>
        </w:rPr>
      </w:pPr>
    </w:p>
    <w:p w:rsidR="00F57673" w:rsidRDefault="00F57673" w:rsidP="00EF0A24">
      <w:pPr>
        <w:ind w:left="2160" w:hanging="1710"/>
        <w:rPr>
          <w:rFonts w:ascii="Times New Roman"/>
          <w:sz w:val="20"/>
        </w:rPr>
      </w:pPr>
    </w:p>
    <w:p w:rsidR="00F57673" w:rsidRDefault="00F57673" w:rsidP="00EF0A24">
      <w:pPr>
        <w:ind w:left="2160" w:hanging="1710"/>
        <w:rPr>
          <w:rFonts w:ascii="Times New Roman"/>
          <w:sz w:val="20"/>
        </w:rPr>
      </w:pPr>
    </w:p>
    <w:p w:rsidR="00F57673" w:rsidRDefault="00F57673" w:rsidP="00EF0A24">
      <w:pPr>
        <w:ind w:left="2160" w:hanging="1710"/>
        <w:rPr>
          <w:rFonts w:ascii="Times New Roman"/>
          <w:sz w:val="20"/>
        </w:rPr>
      </w:pPr>
    </w:p>
    <w:p w:rsidR="00F57673" w:rsidRDefault="00F57673" w:rsidP="00EF0A24">
      <w:pPr>
        <w:ind w:left="2160" w:hanging="1710"/>
        <w:rPr>
          <w:rFonts w:ascii="Times New Roman"/>
          <w:sz w:val="20"/>
        </w:rPr>
      </w:pPr>
    </w:p>
    <w:p w:rsidR="00F57673" w:rsidRDefault="00220731" w:rsidP="00EF0A24">
      <w:pPr>
        <w:ind w:left="2160" w:hanging="1710"/>
        <w:rPr>
          <w:rFonts w:ascii="Times New Roman"/>
          <w:sz w:val="20"/>
        </w:rPr>
      </w:pPr>
      <w:r w:rsidRPr="00E729F6">
        <w:rPr>
          <w:rFonts w:ascii="Times New Roman" w:eastAsia="Times New Roman" w:hAnsi="Times New Roman" w:cs="Times New Roman"/>
          <w:b/>
          <w:noProof/>
          <w:sz w:val="20"/>
          <w:szCs w:val="20"/>
        </w:rPr>
        <mc:AlternateContent>
          <mc:Choice Requires="wps">
            <w:drawing>
              <wp:anchor distT="0" distB="0" distL="114300" distR="114300" simplePos="0" relativeHeight="251695104" behindDoc="0" locked="0" layoutInCell="1" allowOverlap="1" wp14:anchorId="012DFFE7" wp14:editId="5CBEFCB6">
                <wp:simplePos x="0" y="0"/>
                <wp:positionH relativeFrom="column">
                  <wp:posOffset>-285115</wp:posOffset>
                </wp:positionH>
                <wp:positionV relativeFrom="paragraph">
                  <wp:posOffset>127000</wp:posOffset>
                </wp:positionV>
                <wp:extent cx="2135505" cy="716280"/>
                <wp:effectExtent l="0" t="0" r="17145" b="2667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5505" cy="716280"/>
                        </a:xfrm>
                        <a:prstGeom prst="rect">
                          <a:avLst/>
                        </a:prstGeom>
                        <a:solidFill>
                          <a:srgbClr val="FFFFFF"/>
                        </a:solidFill>
                        <a:ln w="9525">
                          <a:solidFill>
                            <a:srgbClr val="000000"/>
                          </a:solidFill>
                          <a:miter lim="800000"/>
                          <a:headEnd/>
                          <a:tailEnd/>
                        </a:ln>
                      </wps:spPr>
                      <wps:txbx>
                        <w:txbxContent>
                          <w:p w:rsidR="00550F74" w:rsidRPr="00E729F6" w:rsidRDefault="00550F74" w:rsidP="00220731">
                            <w:pPr>
                              <w:rPr>
                                <w:rFonts w:ascii="Times New Roman" w:hAnsi="Times New Roman" w:cs="Times New Roman"/>
                                <w:sz w:val="20"/>
                                <w:szCs w:val="20"/>
                              </w:rPr>
                            </w:pPr>
                            <w:r>
                              <w:rPr>
                                <w:rFonts w:ascii="Times New Roman" w:hAnsi="Times New Roman" w:cs="Times New Roman"/>
                                <w:sz w:val="20"/>
                                <w:szCs w:val="20"/>
                              </w:rPr>
                              <w:t>Practice turning D0 and D1 ‘OFF’ simultaneously using the steps listed to the left. Next, turn D0 and D1 back ‘ON’.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2.45pt;margin-top:10pt;width:168.15pt;height:56.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">
                <v:textbox>
                  <w:txbxContent>
                    <w:p w:rsidR="00550F74" w:rsidRPr="00E729F6" w:rsidRDefault="00550F74" w:rsidP="00220731">
                      <w:pPr>
                        <w:rPr>
                          <w:rFonts w:ascii="Times New Roman" w:hAnsi="Times New Roman" w:cs="Times New Roman"/>
                          <w:sz w:val="20"/>
                          <w:szCs w:val="20"/>
                        </w:rPr>
                      </w:pPr>
                      <w:r>
                        <w:rPr>
                          <w:rFonts w:ascii="Times New Roman" w:hAnsi="Times New Roman" w:cs="Times New Roman"/>
                          <w:sz w:val="20"/>
                          <w:szCs w:val="20"/>
                        </w:rPr>
                        <w:t>Practice turning D0 and D1 ‘OFF’ simultaneously using the steps listed to the left. Next, turn D0 and D1 back ‘ON’.</w:t>
                      </w:r>
                    </w:p>
                  </w:txbxContent>
                </v:textbox>
              </v:shape>
            </w:pict>
          </mc:Fallback>
        </mc:AlternateContent>
      </w:r>
    </w:p>
    <w:p w:rsidR="00F57673" w:rsidRDefault="00F57673" w:rsidP="00EF0A24">
      <w:pPr>
        <w:ind w:left="2160" w:hanging="1710"/>
        <w:rPr>
          <w:rFonts w:ascii="Times New Roman"/>
          <w:sz w:val="20"/>
        </w:rPr>
      </w:pPr>
    </w:p>
    <w:p w:rsidR="00F57673" w:rsidRDefault="00F57673" w:rsidP="00EF0A24">
      <w:pPr>
        <w:ind w:left="2160" w:hanging="1710"/>
        <w:rPr>
          <w:rFonts w:ascii="Times New Roman"/>
          <w:sz w:val="20"/>
        </w:rPr>
      </w:pPr>
    </w:p>
    <w:p w:rsidR="00F57673" w:rsidRDefault="00F57673" w:rsidP="00EF0A24">
      <w:pPr>
        <w:ind w:left="2160" w:hanging="1710"/>
        <w:rPr>
          <w:rFonts w:ascii="Times New Roman"/>
          <w:sz w:val="20"/>
        </w:rPr>
      </w:pPr>
    </w:p>
    <w:p w:rsidR="00F57673" w:rsidRDefault="00F57673" w:rsidP="00EF0A24">
      <w:pPr>
        <w:ind w:left="2160" w:hanging="1710"/>
        <w:rPr>
          <w:rFonts w:ascii="Times New Roman"/>
          <w:sz w:val="20"/>
        </w:rPr>
      </w:pPr>
    </w:p>
    <w:p w:rsidR="00F57673" w:rsidRDefault="00F57673" w:rsidP="00EF0A24">
      <w:pPr>
        <w:ind w:left="2160" w:hanging="1710"/>
        <w:rPr>
          <w:rFonts w:ascii="Times New Roman"/>
          <w:sz w:val="20"/>
        </w:rPr>
      </w:pPr>
    </w:p>
    <w:p w:rsidR="00A17464" w:rsidRDefault="00A17464" w:rsidP="007C0931">
      <w:pPr>
        <w:ind w:right="2350"/>
        <w:rPr>
          <w:rFonts w:ascii="Times New Roman"/>
          <w:sz w:val="24"/>
          <w:szCs w:val="24"/>
        </w:rPr>
      </w:pPr>
    </w:p>
    <w:p w:rsidR="00A17464" w:rsidRDefault="00A17464" w:rsidP="007C0931">
      <w:pPr>
        <w:ind w:right="2350"/>
        <w:rPr>
          <w:rFonts w:ascii="Times New Roman"/>
          <w:sz w:val="24"/>
          <w:szCs w:val="24"/>
        </w:rPr>
      </w:pPr>
    </w:p>
    <w:p w:rsidR="00A17464" w:rsidRDefault="00A17464" w:rsidP="007C0931">
      <w:pPr>
        <w:ind w:right="2350"/>
        <w:rPr>
          <w:rFonts w:ascii="Times New Roman"/>
          <w:sz w:val="24"/>
          <w:szCs w:val="24"/>
        </w:rPr>
      </w:pPr>
    </w:p>
    <w:p w:rsidR="009E5BF6" w:rsidRDefault="007C0931" w:rsidP="00C163C0">
      <w:pPr>
        <w:tabs>
          <w:tab w:val="left" w:pos="9360"/>
        </w:tabs>
        <w:rPr>
          <w:rFonts w:ascii="Times New Roman"/>
          <w:sz w:val="24"/>
          <w:szCs w:val="24"/>
        </w:rPr>
      </w:pPr>
      <w:r w:rsidRPr="000C7ACC">
        <w:rPr>
          <w:rFonts w:ascii="Times New Roman"/>
          <w:sz w:val="24"/>
          <w:szCs w:val="24"/>
        </w:rPr>
        <w:t>Lastly, l</w:t>
      </w:r>
      <w:r w:rsidR="0015480F" w:rsidRPr="000C7ACC">
        <w:rPr>
          <w:rFonts w:ascii="Times New Roman"/>
          <w:sz w:val="24"/>
          <w:szCs w:val="24"/>
        </w:rPr>
        <w:t xml:space="preserve">ocate the </w:t>
      </w:r>
      <w:r w:rsidR="0015480F" w:rsidRPr="00AD2B03">
        <w:rPr>
          <w:rFonts w:ascii="Times New Roman"/>
          <w:b/>
          <w:sz w:val="24"/>
          <w:szCs w:val="24"/>
        </w:rPr>
        <w:t>Time/</w:t>
      </w:r>
      <w:proofErr w:type="spellStart"/>
      <w:r w:rsidR="0015480F" w:rsidRPr="00AD2B03">
        <w:rPr>
          <w:rFonts w:ascii="Times New Roman"/>
          <w:b/>
          <w:sz w:val="24"/>
          <w:szCs w:val="24"/>
        </w:rPr>
        <w:t>Div</w:t>
      </w:r>
      <w:proofErr w:type="spellEnd"/>
      <w:r w:rsidR="0015480F" w:rsidRPr="000C7ACC">
        <w:rPr>
          <w:rFonts w:ascii="Times New Roman"/>
          <w:sz w:val="24"/>
          <w:szCs w:val="24"/>
        </w:rPr>
        <w:t xml:space="preserve"> knob and rotate it counter-clockwise and clockwise. </w:t>
      </w:r>
      <w:r w:rsidRPr="000C7ACC">
        <w:rPr>
          <w:rFonts w:ascii="Times New Roman"/>
          <w:sz w:val="24"/>
          <w:szCs w:val="24"/>
        </w:rPr>
        <w:t xml:space="preserve">Observe the waveform </w:t>
      </w:r>
      <w:r w:rsidR="00A23B23" w:rsidRPr="000C7ACC">
        <w:rPr>
          <w:rFonts w:ascii="Times New Roman"/>
          <w:sz w:val="24"/>
          <w:szCs w:val="24"/>
        </w:rPr>
        <w:t xml:space="preserve">during various </w:t>
      </w:r>
      <w:r w:rsidR="00A23B23" w:rsidRPr="00B270C8">
        <w:rPr>
          <w:rFonts w:ascii="Times New Roman"/>
          <w:sz w:val="24"/>
          <w:szCs w:val="24"/>
        </w:rPr>
        <w:t>Time/</w:t>
      </w:r>
      <w:proofErr w:type="spellStart"/>
      <w:r w:rsidR="00A23B23" w:rsidRPr="00B270C8">
        <w:rPr>
          <w:rFonts w:ascii="Times New Roman"/>
          <w:sz w:val="24"/>
          <w:szCs w:val="24"/>
        </w:rPr>
        <w:t>Div</w:t>
      </w:r>
      <w:proofErr w:type="spellEnd"/>
      <w:r w:rsidR="00A23B23" w:rsidRPr="000C7ACC">
        <w:rPr>
          <w:rFonts w:ascii="Times New Roman"/>
          <w:sz w:val="24"/>
          <w:szCs w:val="24"/>
        </w:rPr>
        <w:t xml:space="preserve"> intervals</w:t>
      </w:r>
      <w:r w:rsidRPr="000C7ACC">
        <w:rPr>
          <w:rFonts w:ascii="Times New Roman"/>
          <w:sz w:val="24"/>
          <w:szCs w:val="24"/>
        </w:rPr>
        <w:t xml:space="preserve">. </w:t>
      </w:r>
    </w:p>
    <w:p w:rsidR="009E5BF6" w:rsidRPr="00C163C0" w:rsidRDefault="007C0931" w:rsidP="00C163C0">
      <w:pPr>
        <w:pStyle w:val="ListParagraph"/>
        <w:numPr>
          <w:ilvl w:val="0"/>
          <w:numId w:val="20"/>
        </w:numPr>
        <w:tabs>
          <w:tab w:val="left" w:pos="9360"/>
        </w:tabs>
        <w:rPr>
          <w:rFonts w:ascii="Times New Roman"/>
          <w:sz w:val="24"/>
          <w:szCs w:val="24"/>
        </w:rPr>
      </w:pPr>
      <w:r w:rsidRPr="00C163C0">
        <w:rPr>
          <w:rFonts w:ascii="Times New Roman"/>
          <w:sz w:val="24"/>
          <w:szCs w:val="24"/>
        </w:rPr>
        <w:t xml:space="preserve">How is the waveform changing? </w:t>
      </w:r>
    </w:p>
    <w:p w:rsidR="000718F8" w:rsidRPr="00C163C0" w:rsidRDefault="007C0931" w:rsidP="00C163C0">
      <w:pPr>
        <w:pStyle w:val="ListParagraph"/>
        <w:numPr>
          <w:ilvl w:val="0"/>
          <w:numId w:val="20"/>
        </w:numPr>
        <w:tabs>
          <w:tab w:val="left" w:pos="9360"/>
        </w:tabs>
        <w:rPr>
          <w:rFonts w:ascii="Times New Roman" w:eastAsia="Times New Roman" w:hAnsi="Times New Roman" w:cs="Times New Roman"/>
          <w:b/>
          <w:sz w:val="24"/>
          <w:szCs w:val="24"/>
        </w:rPr>
      </w:pPr>
      <w:r w:rsidRPr="00C163C0">
        <w:rPr>
          <w:rFonts w:ascii="Times New Roman"/>
          <w:sz w:val="24"/>
          <w:szCs w:val="24"/>
        </w:rPr>
        <w:t>Why might it be useful to increase the Time/</w:t>
      </w:r>
      <w:proofErr w:type="spellStart"/>
      <w:r w:rsidRPr="00C163C0">
        <w:rPr>
          <w:rFonts w:ascii="Times New Roman"/>
          <w:sz w:val="24"/>
          <w:szCs w:val="24"/>
        </w:rPr>
        <w:t>Div</w:t>
      </w:r>
      <w:proofErr w:type="spellEnd"/>
      <w:r w:rsidRPr="00C163C0">
        <w:rPr>
          <w:rFonts w:ascii="Times New Roman"/>
          <w:sz w:val="24"/>
          <w:szCs w:val="24"/>
        </w:rPr>
        <w:t xml:space="preserve"> setting in some cases and decrease it in others?</w:t>
      </w:r>
      <w:r w:rsidR="0015480F" w:rsidRPr="00C163C0">
        <w:rPr>
          <w:rFonts w:ascii="Times New Roman"/>
          <w:sz w:val="24"/>
          <w:szCs w:val="24"/>
        </w:rPr>
        <w:t xml:space="preserve">  </w:t>
      </w:r>
    </w:p>
    <w:p w:rsidR="000718F8" w:rsidRPr="000C7ACC" w:rsidRDefault="000718F8" w:rsidP="00EF0A24">
      <w:pPr>
        <w:ind w:left="2160" w:hanging="1710"/>
        <w:rPr>
          <w:rFonts w:ascii="Times New Roman" w:eastAsia="Times New Roman" w:hAnsi="Times New Roman" w:cs="Times New Roman"/>
          <w:b/>
          <w:sz w:val="24"/>
          <w:szCs w:val="24"/>
        </w:rPr>
      </w:pPr>
    </w:p>
    <w:p w:rsidR="003D2E4B" w:rsidRDefault="00474574" w:rsidP="007531EB">
      <w:pPr>
        <w:widowControl/>
        <w:autoSpaceDE w:val="0"/>
        <w:autoSpaceDN w:val="0"/>
        <w:adjustRightInd w:val="0"/>
        <w:jc w:val="center"/>
        <w:rPr>
          <w:rFonts w:ascii="Times New Roman" w:eastAsia="Times New Roman" w:hAnsi="Times New Roman" w:cs="Times New Roman"/>
          <w:b/>
          <w:sz w:val="20"/>
          <w:szCs w:val="20"/>
        </w:rPr>
      </w:pPr>
      <w:r>
        <w:rPr>
          <w:rFonts w:ascii="Times New Roman"/>
          <w:noProof/>
          <w:sz w:val="24"/>
          <w:szCs w:val="24"/>
        </w:rPr>
        <mc:AlternateContent>
          <mc:Choice Requires="wps">
            <w:drawing>
              <wp:anchor distT="0" distB="0" distL="114300" distR="114300" simplePos="0" relativeHeight="251758592" behindDoc="0" locked="0" layoutInCell="1" allowOverlap="1" wp14:anchorId="1707A9BF" wp14:editId="1C07B34B">
                <wp:simplePos x="0" y="0"/>
                <wp:positionH relativeFrom="column">
                  <wp:posOffset>1042039</wp:posOffset>
                </wp:positionH>
                <wp:positionV relativeFrom="paragraph">
                  <wp:posOffset>737345</wp:posOffset>
                </wp:positionV>
                <wp:extent cx="815340" cy="0"/>
                <wp:effectExtent l="0" t="209550" r="0" b="266700"/>
                <wp:wrapNone/>
                <wp:docPr id="1" name="Straight Arrow Connector 1"/>
                <wp:cNvGraphicFramePr/>
                <a:graphic xmlns:a="http://schemas.openxmlformats.org/drawingml/2006/main">
                  <a:graphicData uri="http://schemas.microsoft.com/office/word/2010/wordprocessingShape">
                    <wps:wsp>
                      <wps:cNvCnPr/>
                      <wps:spPr>
                        <a:xfrm>
                          <a:off x="0" y="0"/>
                          <a:ext cx="815340" cy="0"/>
                        </a:xfrm>
                        <a:prstGeom prst="straightConnector1">
                          <a:avLst/>
                        </a:prstGeom>
                        <a:ln w="76200">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 o:spid="_x0000_s1026" type="#_x0000_t32" style="position:absolute;margin-left:82.05pt;margin-top:58.05pt;width:64.2pt;height: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" strokecolor="#c0504d [3205]" strokeweight="6pt">
                <v:stroke endarrow="open"/>
                <v:shadow on="t" color="black" opacity="22937f" origin=",.5" offset="0,.63889mm"/>
              </v:shape>
            </w:pict>
          </mc:Fallback>
        </mc:AlternateContent>
      </w:r>
      <w:r w:rsidR="007531EB">
        <w:rPr>
          <w:rFonts w:ascii="Times New Roman" w:eastAsia="Times New Roman" w:hAnsi="Times New Roman" w:cs="Times New Roman"/>
          <w:b/>
          <w:noProof/>
          <w:sz w:val="20"/>
          <w:szCs w:val="20"/>
        </w:rPr>
        <w:drawing>
          <wp:inline distT="0" distB="0" distL="0" distR="0" wp14:anchorId="6E7612D8" wp14:editId="42BDD710">
            <wp:extent cx="3270325" cy="1323543"/>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78920" cy="1327021"/>
                    </a:xfrm>
                    <a:prstGeom prst="rect">
                      <a:avLst/>
                    </a:prstGeom>
                    <a:noFill/>
                    <a:ln>
                      <a:noFill/>
                    </a:ln>
                  </pic:spPr>
                </pic:pic>
              </a:graphicData>
            </a:graphic>
          </wp:inline>
        </w:drawing>
      </w:r>
    </w:p>
    <w:p w:rsidR="00D14006" w:rsidRDefault="00D14006" w:rsidP="004141BB">
      <w:pPr>
        <w:widowControl/>
        <w:autoSpaceDE w:val="0"/>
        <w:autoSpaceDN w:val="0"/>
        <w:adjustRightInd w:val="0"/>
        <w:rPr>
          <w:rFonts w:ascii="Times New Roman" w:eastAsia="Times New Roman" w:hAnsi="Times New Roman" w:cs="Times New Roman"/>
          <w:b/>
          <w:color w:val="FF0000"/>
          <w:sz w:val="20"/>
          <w:szCs w:val="20"/>
        </w:rPr>
      </w:pPr>
    </w:p>
    <w:p w:rsidR="000B3CFF" w:rsidRPr="000A7859" w:rsidRDefault="00BE6D54" w:rsidP="009C465F">
      <w:pPr>
        <w:rPr>
          <w:rFonts w:ascii="Times New Roman" w:eastAsia="Times New Roman" w:hAnsi="Times New Roman" w:cs="Times New Roman"/>
          <w:b/>
          <w:sz w:val="32"/>
          <w:szCs w:val="32"/>
        </w:rPr>
      </w:pPr>
      <w:r w:rsidRPr="000A7859">
        <w:rPr>
          <w:rFonts w:ascii="Times New Roman" w:eastAsia="Times New Roman" w:hAnsi="Times New Roman" w:cs="Times New Roman"/>
          <w:b/>
          <w:sz w:val="32"/>
          <w:szCs w:val="32"/>
        </w:rPr>
        <w:lastRenderedPageBreak/>
        <w:t>Channel Labeling</w:t>
      </w:r>
    </w:p>
    <w:p w:rsidR="000B3CFF" w:rsidRDefault="000B3CFF" w:rsidP="003F3652">
      <w:pPr>
        <w:ind w:left="2160" w:hanging="2160"/>
        <w:rPr>
          <w:rFonts w:ascii="Arial" w:eastAsia="Times New Roman" w:hAnsi="Arial" w:cs="Arial"/>
          <w:b/>
          <w:sz w:val="24"/>
          <w:szCs w:val="24"/>
        </w:rPr>
      </w:pPr>
    </w:p>
    <w:p w:rsidR="00465539" w:rsidRPr="00F05509" w:rsidRDefault="00465539" w:rsidP="00C92E77">
      <w:pPr>
        <w:rPr>
          <w:rFonts w:ascii="Times New Roman" w:eastAsia="Times New Roman" w:hAnsi="Times New Roman" w:cs="Times New Roman"/>
          <w:sz w:val="24"/>
          <w:szCs w:val="24"/>
        </w:rPr>
      </w:pPr>
      <w:r w:rsidRPr="00F05509">
        <w:rPr>
          <w:rFonts w:ascii="Times New Roman" w:eastAsia="Times New Roman" w:hAnsi="Times New Roman" w:cs="Times New Roman"/>
          <w:sz w:val="24"/>
          <w:szCs w:val="24"/>
        </w:rPr>
        <w:t>Assigning a meaningful</w:t>
      </w:r>
      <w:r w:rsidR="008C3272" w:rsidRPr="00F05509">
        <w:rPr>
          <w:rFonts w:ascii="Times New Roman" w:eastAsia="Times New Roman" w:hAnsi="Times New Roman" w:cs="Times New Roman"/>
          <w:sz w:val="24"/>
          <w:szCs w:val="24"/>
        </w:rPr>
        <w:t xml:space="preserve"> label</w:t>
      </w:r>
      <w:r w:rsidRPr="00F05509">
        <w:rPr>
          <w:rFonts w:ascii="Times New Roman" w:eastAsia="Times New Roman" w:hAnsi="Times New Roman" w:cs="Times New Roman"/>
          <w:sz w:val="24"/>
          <w:szCs w:val="24"/>
        </w:rPr>
        <w:t xml:space="preserve"> as the name of a signal on a particular digital channel</w:t>
      </w:r>
      <w:r w:rsidR="008C3272" w:rsidRPr="00F05509">
        <w:rPr>
          <w:rFonts w:ascii="Times New Roman" w:eastAsia="Times New Roman" w:hAnsi="Times New Roman" w:cs="Times New Roman"/>
          <w:sz w:val="24"/>
          <w:szCs w:val="24"/>
        </w:rPr>
        <w:t xml:space="preserve"> helps the user to identify with a specific waveform </w:t>
      </w:r>
      <w:r w:rsidRPr="00F05509">
        <w:rPr>
          <w:rFonts w:ascii="Times New Roman" w:eastAsia="Times New Roman" w:hAnsi="Times New Roman" w:cs="Times New Roman"/>
          <w:sz w:val="24"/>
          <w:szCs w:val="24"/>
        </w:rPr>
        <w:t>readily</w:t>
      </w:r>
      <w:r w:rsidR="008C3272" w:rsidRPr="00F05509">
        <w:rPr>
          <w:rFonts w:ascii="Times New Roman" w:eastAsia="Times New Roman" w:hAnsi="Times New Roman" w:cs="Times New Roman"/>
          <w:sz w:val="24"/>
          <w:szCs w:val="24"/>
        </w:rPr>
        <w:t xml:space="preserve">. </w:t>
      </w:r>
      <w:r w:rsidR="009C35E5" w:rsidRPr="00F05509">
        <w:rPr>
          <w:rFonts w:ascii="Times New Roman" w:eastAsia="Times New Roman" w:hAnsi="Times New Roman" w:cs="Times New Roman"/>
          <w:sz w:val="24"/>
          <w:szCs w:val="24"/>
        </w:rPr>
        <w:t>For example, the default label o</w:t>
      </w:r>
      <w:r w:rsidR="00A23B23" w:rsidRPr="00F05509">
        <w:rPr>
          <w:rFonts w:ascii="Times New Roman" w:eastAsia="Times New Roman" w:hAnsi="Times New Roman" w:cs="Times New Roman"/>
          <w:sz w:val="24"/>
          <w:szCs w:val="24"/>
        </w:rPr>
        <w:t>f digital input</w:t>
      </w:r>
      <w:r w:rsidRPr="00F05509">
        <w:rPr>
          <w:rFonts w:ascii="Times New Roman" w:eastAsia="Times New Roman" w:hAnsi="Times New Roman" w:cs="Times New Roman"/>
          <w:sz w:val="24"/>
          <w:szCs w:val="24"/>
        </w:rPr>
        <w:t xml:space="preserve"> channel</w:t>
      </w:r>
      <w:r w:rsidR="00A23B23" w:rsidRPr="00F05509">
        <w:rPr>
          <w:rFonts w:ascii="Times New Roman" w:eastAsia="Times New Roman" w:hAnsi="Times New Roman" w:cs="Times New Roman"/>
          <w:sz w:val="24"/>
          <w:szCs w:val="24"/>
        </w:rPr>
        <w:t xml:space="preserve"> number one is D1, but the input </w:t>
      </w:r>
      <w:r w:rsidRPr="00F05509">
        <w:rPr>
          <w:rFonts w:ascii="Times New Roman" w:eastAsia="Times New Roman" w:hAnsi="Times New Roman" w:cs="Times New Roman"/>
          <w:sz w:val="24"/>
          <w:szCs w:val="24"/>
        </w:rPr>
        <w:t xml:space="preserve">signal </w:t>
      </w:r>
      <w:r w:rsidR="00A23B23" w:rsidRPr="00F05509">
        <w:rPr>
          <w:rFonts w:ascii="Times New Roman" w:eastAsia="Times New Roman" w:hAnsi="Times New Roman" w:cs="Times New Roman"/>
          <w:sz w:val="24"/>
          <w:szCs w:val="24"/>
        </w:rPr>
        <w:t>hooked up to D1</w:t>
      </w:r>
      <w:r w:rsidR="009C35E5" w:rsidRPr="00F05509">
        <w:rPr>
          <w:rFonts w:ascii="Times New Roman" w:eastAsia="Times New Roman" w:hAnsi="Times New Roman" w:cs="Times New Roman"/>
          <w:sz w:val="24"/>
          <w:szCs w:val="24"/>
        </w:rPr>
        <w:t xml:space="preserve"> </w:t>
      </w:r>
      <w:r w:rsidRPr="00F05509">
        <w:rPr>
          <w:rFonts w:ascii="Times New Roman" w:eastAsia="Times New Roman" w:hAnsi="Times New Roman" w:cs="Times New Roman"/>
          <w:sz w:val="24"/>
          <w:szCs w:val="24"/>
        </w:rPr>
        <w:t xml:space="preserve">may be </w:t>
      </w:r>
      <w:r w:rsidR="009C35E5" w:rsidRPr="00F05509">
        <w:rPr>
          <w:rFonts w:ascii="Times New Roman" w:eastAsia="Times New Roman" w:hAnsi="Times New Roman" w:cs="Times New Roman"/>
          <w:sz w:val="24"/>
          <w:szCs w:val="24"/>
        </w:rPr>
        <w:t xml:space="preserve">referred to as </w:t>
      </w:r>
      <w:r w:rsidRPr="00F05509">
        <w:rPr>
          <w:rFonts w:ascii="Times New Roman" w:eastAsia="Times New Roman" w:hAnsi="Times New Roman" w:cs="Times New Roman"/>
          <w:sz w:val="24"/>
          <w:szCs w:val="24"/>
        </w:rPr>
        <w:t xml:space="preserve">the </w:t>
      </w:r>
      <w:r w:rsidR="009C35E5" w:rsidRPr="00F05509">
        <w:rPr>
          <w:rFonts w:ascii="Times New Roman" w:eastAsia="Times New Roman" w:hAnsi="Times New Roman" w:cs="Times New Roman"/>
          <w:sz w:val="24"/>
          <w:szCs w:val="24"/>
        </w:rPr>
        <w:t>‘</w:t>
      </w:r>
      <w:r w:rsidRPr="00F05509">
        <w:rPr>
          <w:rFonts w:ascii="Times New Roman" w:eastAsia="Times New Roman" w:hAnsi="Times New Roman" w:cs="Times New Roman"/>
          <w:sz w:val="24"/>
          <w:szCs w:val="24"/>
        </w:rPr>
        <w:t>Clock</w:t>
      </w:r>
      <w:r w:rsidR="009C35E5" w:rsidRPr="00F05509">
        <w:rPr>
          <w:rFonts w:ascii="Times New Roman" w:eastAsia="Times New Roman" w:hAnsi="Times New Roman" w:cs="Times New Roman"/>
          <w:sz w:val="24"/>
          <w:szCs w:val="24"/>
        </w:rPr>
        <w:t xml:space="preserve">’ in real life. It would benefit the user to change this label to better identify with the </w:t>
      </w:r>
      <w:r w:rsidRPr="00F05509">
        <w:rPr>
          <w:rFonts w:ascii="Times New Roman" w:eastAsia="Times New Roman" w:hAnsi="Times New Roman" w:cs="Times New Roman"/>
          <w:sz w:val="24"/>
          <w:szCs w:val="24"/>
        </w:rPr>
        <w:t xml:space="preserve">MSO </w:t>
      </w:r>
      <w:r w:rsidR="002E2A9D" w:rsidRPr="00F05509">
        <w:rPr>
          <w:rFonts w:ascii="Times New Roman" w:eastAsia="Times New Roman" w:hAnsi="Times New Roman" w:cs="Times New Roman"/>
          <w:sz w:val="24"/>
          <w:szCs w:val="24"/>
        </w:rPr>
        <w:t xml:space="preserve">waveforms being </w:t>
      </w:r>
      <w:r w:rsidRPr="00F05509">
        <w:rPr>
          <w:rFonts w:ascii="Times New Roman" w:eastAsia="Times New Roman" w:hAnsi="Times New Roman" w:cs="Times New Roman"/>
          <w:sz w:val="24"/>
          <w:szCs w:val="24"/>
        </w:rPr>
        <w:t>observed</w:t>
      </w:r>
      <w:r w:rsidR="009C35E5" w:rsidRPr="00F05509">
        <w:rPr>
          <w:rFonts w:ascii="Times New Roman" w:eastAsia="Times New Roman" w:hAnsi="Times New Roman" w:cs="Times New Roman"/>
          <w:sz w:val="24"/>
          <w:szCs w:val="24"/>
        </w:rPr>
        <w:t xml:space="preserve">. </w:t>
      </w:r>
    </w:p>
    <w:p w:rsidR="00465539" w:rsidRPr="00F05509" w:rsidRDefault="00465539" w:rsidP="00C92E77">
      <w:pPr>
        <w:rPr>
          <w:rFonts w:ascii="Times New Roman" w:eastAsia="Times New Roman" w:hAnsi="Times New Roman" w:cs="Times New Roman"/>
          <w:sz w:val="24"/>
          <w:szCs w:val="24"/>
        </w:rPr>
      </w:pPr>
    </w:p>
    <w:p w:rsidR="000B3CFF" w:rsidRPr="00F05509" w:rsidRDefault="0000000E" w:rsidP="00C92E77">
      <w:pPr>
        <w:rPr>
          <w:rFonts w:ascii="Times New Roman" w:eastAsia="Times New Roman" w:hAnsi="Times New Roman" w:cs="Times New Roman"/>
          <w:sz w:val="24"/>
          <w:szCs w:val="24"/>
        </w:rPr>
      </w:pPr>
      <w:r w:rsidRPr="00F05509">
        <w:rPr>
          <w:rFonts w:ascii="Times New Roman" w:eastAsia="Times New Roman" w:hAnsi="Times New Roman" w:cs="Times New Roman"/>
          <w:sz w:val="24"/>
          <w:szCs w:val="24"/>
        </w:rPr>
        <w:t xml:space="preserve">The steps listed below outline the </w:t>
      </w:r>
      <w:r w:rsidR="00465539" w:rsidRPr="00F05509">
        <w:rPr>
          <w:rFonts w:ascii="Times New Roman" w:eastAsia="Times New Roman" w:hAnsi="Times New Roman" w:cs="Times New Roman"/>
          <w:sz w:val="24"/>
          <w:szCs w:val="24"/>
        </w:rPr>
        <w:t xml:space="preserve">procedure </w:t>
      </w:r>
      <w:r w:rsidRPr="00F05509">
        <w:rPr>
          <w:rFonts w:ascii="Times New Roman" w:eastAsia="Times New Roman" w:hAnsi="Times New Roman" w:cs="Times New Roman"/>
          <w:sz w:val="24"/>
          <w:szCs w:val="24"/>
        </w:rPr>
        <w:t>to define a new label and were taken directly</w:t>
      </w:r>
      <w:r w:rsidR="00C801F3" w:rsidRPr="00F05509">
        <w:rPr>
          <w:rFonts w:ascii="Times New Roman" w:eastAsia="Times New Roman" w:hAnsi="Times New Roman" w:cs="Times New Roman"/>
          <w:sz w:val="24"/>
          <w:szCs w:val="24"/>
        </w:rPr>
        <w:t xml:space="preserve"> and adapted</w:t>
      </w:r>
      <w:r w:rsidRPr="00F05509">
        <w:rPr>
          <w:rFonts w:ascii="Times New Roman" w:eastAsia="Times New Roman" w:hAnsi="Times New Roman" w:cs="Times New Roman"/>
          <w:sz w:val="24"/>
          <w:szCs w:val="24"/>
        </w:rPr>
        <w:t xml:space="preserve"> from </w:t>
      </w:r>
      <w:r w:rsidR="00465539" w:rsidRPr="00F05509">
        <w:rPr>
          <w:rFonts w:ascii="Times New Roman" w:eastAsia="Times New Roman" w:hAnsi="Times New Roman" w:cs="Times New Roman"/>
          <w:sz w:val="24"/>
          <w:szCs w:val="24"/>
        </w:rPr>
        <w:t xml:space="preserve">the </w:t>
      </w:r>
      <w:proofErr w:type="spellStart"/>
      <w:r w:rsidRPr="00F05509">
        <w:rPr>
          <w:rFonts w:ascii="Times New Roman" w:hAnsi="Times New Roman" w:cs="Times New Roman"/>
          <w:i/>
          <w:color w:val="545454"/>
          <w:sz w:val="24"/>
          <w:szCs w:val="24"/>
        </w:rPr>
        <w:t>Keysight</w:t>
      </w:r>
      <w:proofErr w:type="spellEnd"/>
      <w:r w:rsidRPr="00F05509">
        <w:rPr>
          <w:rFonts w:ascii="Times New Roman" w:hAnsi="Times New Roman" w:cs="Times New Roman"/>
          <w:i/>
          <w:color w:val="545454"/>
          <w:sz w:val="24"/>
          <w:szCs w:val="24"/>
        </w:rPr>
        <w:t xml:space="preserve"> </w:t>
      </w:r>
      <w:proofErr w:type="spellStart"/>
      <w:r w:rsidRPr="00F05509">
        <w:rPr>
          <w:rFonts w:ascii="Times New Roman" w:hAnsi="Times New Roman" w:cs="Times New Roman"/>
          <w:i/>
          <w:color w:val="545454"/>
          <w:sz w:val="24"/>
          <w:szCs w:val="24"/>
        </w:rPr>
        <w:t>InfiniiVision</w:t>
      </w:r>
      <w:proofErr w:type="spellEnd"/>
      <w:r w:rsidRPr="00F05509">
        <w:rPr>
          <w:rFonts w:ascii="Times New Roman" w:hAnsi="Times New Roman" w:cs="Times New Roman"/>
          <w:i/>
          <w:color w:val="545454"/>
          <w:sz w:val="24"/>
          <w:szCs w:val="24"/>
        </w:rPr>
        <w:t xml:space="preserve"> 3000 X-Series Oscilloscopes User's </w:t>
      </w:r>
      <w:r w:rsidRPr="00F05509">
        <w:rPr>
          <w:rFonts w:ascii="Times New Roman" w:hAnsi="Times New Roman" w:cs="Times New Roman"/>
          <w:color w:val="545454"/>
          <w:sz w:val="24"/>
          <w:szCs w:val="24"/>
        </w:rPr>
        <w:t xml:space="preserve">Guide. </w:t>
      </w:r>
      <w:r w:rsidR="005F49BA" w:rsidRPr="00F05509">
        <w:rPr>
          <w:rFonts w:ascii="Times New Roman" w:hAnsi="Times New Roman" w:cs="Times New Roman"/>
          <w:color w:val="545454"/>
          <w:sz w:val="24"/>
          <w:szCs w:val="24"/>
        </w:rPr>
        <w:t>[1]</w:t>
      </w:r>
    </w:p>
    <w:p w:rsidR="000B3CFF" w:rsidRDefault="000B3CFF" w:rsidP="003F3652">
      <w:pPr>
        <w:ind w:left="2160" w:hanging="2160"/>
        <w:rPr>
          <w:rFonts w:ascii="Arial" w:eastAsia="Times New Roman" w:hAnsi="Arial" w:cs="Arial"/>
          <w:b/>
          <w:sz w:val="24"/>
          <w:szCs w:val="24"/>
        </w:rPr>
      </w:pPr>
    </w:p>
    <w:p w:rsidR="00C92E77" w:rsidRDefault="00C92E77" w:rsidP="00C92E77">
      <w:pPr>
        <w:widowControl/>
        <w:autoSpaceDE w:val="0"/>
        <w:autoSpaceDN w:val="0"/>
        <w:adjustRightInd w:val="0"/>
        <w:rPr>
          <w:rFonts w:ascii="Arial" w:eastAsia="Times New Roman" w:hAnsi="Arial" w:cs="Arial"/>
          <w:b/>
          <w:sz w:val="24"/>
          <w:szCs w:val="24"/>
        </w:rPr>
      </w:pPr>
    </w:p>
    <w:p w:rsidR="00C712BA" w:rsidRPr="000C7ACC" w:rsidRDefault="00BA7F21" w:rsidP="00C92E77">
      <w:pPr>
        <w:widowControl/>
        <w:autoSpaceDE w:val="0"/>
        <w:autoSpaceDN w:val="0"/>
        <w:adjustRightInd w:val="0"/>
        <w:rPr>
          <w:rFonts w:ascii="Times New Roman" w:hAnsi="Times New Roman" w:cs="Times New Roman"/>
          <w:b/>
          <w:color w:val="4F81BD" w:themeColor="accent1"/>
          <w:sz w:val="28"/>
          <w:szCs w:val="28"/>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sidRPr="000C7ACC">
        <w:rPr>
          <w:rFonts w:ascii="Times New Roman" w:eastAsia="Times New Roman" w:hAnsi="Times New Roman" w:cs="Times New Roman"/>
          <w:b/>
          <w:sz w:val="28"/>
          <w:szCs w:val="28"/>
        </w:rPr>
        <w:t>Defin</w:t>
      </w:r>
      <w:r w:rsidR="00BA74DD">
        <w:rPr>
          <w:rFonts w:ascii="Times New Roman" w:eastAsia="Times New Roman" w:hAnsi="Times New Roman" w:cs="Times New Roman"/>
          <w:b/>
          <w:sz w:val="28"/>
          <w:szCs w:val="28"/>
        </w:rPr>
        <w:t>ing</w:t>
      </w:r>
      <w:r w:rsidRPr="000C7ACC">
        <w:rPr>
          <w:rFonts w:ascii="Times New Roman" w:eastAsia="Times New Roman" w:hAnsi="Times New Roman" w:cs="Times New Roman"/>
          <w:b/>
          <w:sz w:val="28"/>
          <w:szCs w:val="28"/>
        </w:rPr>
        <w:t xml:space="preserve"> a New Label </w:t>
      </w:r>
    </w:p>
    <w:p w:rsidR="00C712BA" w:rsidRPr="00C712BA" w:rsidRDefault="00C712BA" w:rsidP="00C92E77">
      <w:pPr>
        <w:widowControl/>
        <w:autoSpaceDE w:val="0"/>
        <w:autoSpaceDN w:val="0"/>
        <w:adjustRightInd w:val="0"/>
        <w:rPr>
          <w:rFonts w:ascii="Times New Roman" w:hAnsi="Times New Roman" w:cs="Times New Roman"/>
          <w:b/>
          <w:sz w:val="28"/>
          <w:szCs w:val="28"/>
          <w14:textOutline w14:w="9525" w14:cap="rnd" w14:cmpd="sng" w14:algn="ctr">
            <w14:solidFill>
              <w14:srgbClr w14:val="000000"/>
            </w14:solidFill>
            <w14:prstDash w14:val="solid"/>
            <w14:bevel/>
          </w14:textOutline>
        </w:rPr>
      </w:pPr>
    </w:p>
    <w:p w:rsidR="00C92E77" w:rsidRPr="000C7ACC" w:rsidRDefault="00C92E77" w:rsidP="00EC27DB">
      <w:pPr>
        <w:widowControl/>
        <w:autoSpaceDE w:val="0"/>
        <w:autoSpaceDN w:val="0"/>
        <w:adjustRightInd w:val="0"/>
        <w:rPr>
          <w:rFonts w:ascii="Times New Roman" w:hAnsi="Times New Roman" w:cs="Times New Roman"/>
          <w:color w:val="000000"/>
          <w:sz w:val="24"/>
          <w:szCs w:val="24"/>
        </w:rPr>
      </w:pPr>
      <w:r w:rsidRPr="000C7ACC">
        <w:rPr>
          <w:rFonts w:ascii="Times New Roman" w:hAnsi="Times New Roman" w:cs="Times New Roman"/>
          <w:b/>
          <w:bCs/>
          <w:color w:val="000000"/>
          <w:sz w:val="24"/>
          <w:szCs w:val="24"/>
        </w:rPr>
        <w:t>1</w:t>
      </w:r>
      <w:r w:rsidR="000C7ACC" w:rsidRPr="000C7ACC">
        <w:rPr>
          <w:rFonts w:ascii="Times New Roman" w:hAnsi="Times New Roman" w:cs="Times New Roman"/>
          <w:b/>
          <w:bCs/>
          <w:color w:val="000000"/>
          <w:sz w:val="24"/>
          <w:szCs w:val="24"/>
        </w:rPr>
        <w:t>.</w:t>
      </w:r>
      <w:r w:rsidRPr="000C7ACC">
        <w:rPr>
          <w:rFonts w:ascii="Times New Roman" w:hAnsi="Times New Roman" w:cs="Times New Roman"/>
          <w:b/>
          <w:bCs/>
          <w:color w:val="000000"/>
          <w:sz w:val="24"/>
          <w:szCs w:val="24"/>
        </w:rPr>
        <w:t xml:space="preserve"> </w:t>
      </w:r>
      <w:r w:rsidRPr="000C7ACC">
        <w:rPr>
          <w:rFonts w:ascii="Times New Roman" w:hAnsi="Times New Roman" w:cs="Times New Roman"/>
          <w:color w:val="000000"/>
          <w:sz w:val="24"/>
          <w:szCs w:val="24"/>
        </w:rPr>
        <w:t xml:space="preserve">Press the </w:t>
      </w:r>
      <w:r w:rsidR="00AD2B03">
        <w:rPr>
          <w:rFonts w:ascii="Times New Roman" w:hAnsi="Times New Roman" w:cs="Times New Roman"/>
          <w:b/>
          <w:bCs/>
          <w:color w:val="000000"/>
          <w:sz w:val="24"/>
          <w:szCs w:val="24"/>
        </w:rPr>
        <w:t>Label</w:t>
      </w:r>
      <w:r w:rsidRPr="000C7ACC">
        <w:rPr>
          <w:rFonts w:ascii="Times New Roman" w:hAnsi="Times New Roman" w:cs="Times New Roman"/>
          <w:b/>
          <w:bCs/>
          <w:color w:val="000000"/>
          <w:sz w:val="24"/>
          <w:szCs w:val="24"/>
        </w:rPr>
        <w:t xml:space="preserve"> </w:t>
      </w:r>
      <w:r w:rsidRPr="000C7ACC">
        <w:rPr>
          <w:rFonts w:ascii="Times New Roman" w:hAnsi="Times New Roman" w:cs="Times New Roman"/>
          <w:color w:val="000000"/>
          <w:sz w:val="24"/>
          <w:szCs w:val="24"/>
        </w:rPr>
        <w:t>key.</w:t>
      </w:r>
    </w:p>
    <w:p w:rsidR="00C92E77" w:rsidRPr="000C7ACC" w:rsidRDefault="00C92E77" w:rsidP="00EC27DB">
      <w:pPr>
        <w:widowControl/>
        <w:autoSpaceDE w:val="0"/>
        <w:autoSpaceDN w:val="0"/>
        <w:adjustRightInd w:val="0"/>
        <w:rPr>
          <w:rFonts w:ascii="Times New Roman" w:hAnsi="Times New Roman" w:cs="Times New Roman"/>
          <w:color w:val="000000"/>
          <w:sz w:val="24"/>
          <w:szCs w:val="24"/>
        </w:rPr>
      </w:pPr>
    </w:p>
    <w:p w:rsidR="00C92E77" w:rsidRPr="000C7ACC" w:rsidRDefault="00C92E77" w:rsidP="00EC27DB">
      <w:pPr>
        <w:widowControl/>
        <w:autoSpaceDE w:val="0"/>
        <w:autoSpaceDN w:val="0"/>
        <w:adjustRightInd w:val="0"/>
        <w:rPr>
          <w:rFonts w:ascii="Times New Roman" w:hAnsi="Times New Roman" w:cs="Times New Roman"/>
          <w:color w:val="000000"/>
          <w:sz w:val="24"/>
          <w:szCs w:val="24"/>
        </w:rPr>
      </w:pPr>
      <w:r w:rsidRPr="000C7ACC">
        <w:rPr>
          <w:rFonts w:ascii="Times New Roman" w:hAnsi="Times New Roman" w:cs="Times New Roman"/>
          <w:b/>
          <w:bCs/>
          <w:color w:val="000000"/>
          <w:sz w:val="24"/>
          <w:szCs w:val="24"/>
        </w:rPr>
        <w:t>2</w:t>
      </w:r>
      <w:r w:rsidR="000C7ACC" w:rsidRPr="000C7ACC">
        <w:rPr>
          <w:rFonts w:ascii="Times New Roman" w:hAnsi="Times New Roman" w:cs="Times New Roman"/>
          <w:b/>
          <w:bCs/>
          <w:color w:val="000000"/>
          <w:sz w:val="24"/>
          <w:szCs w:val="24"/>
        </w:rPr>
        <w:t>.</w:t>
      </w:r>
      <w:r w:rsidRPr="000C7ACC">
        <w:rPr>
          <w:rFonts w:ascii="Times New Roman" w:hAnsi="Times New Roman" w:cs="Times New Roman"/>
          <w:b/>
          <w:bCs/>
          <w:color w:val="000000"/>
          <w:sz w:val="24"/>
          <w:szCs w:val="24"/>
        </w:rPr>
        <w:t xml:space="preserve"> </w:t>
      </w:r>
      <w:r w:rsidRPr="000C7ACC">
        <w:rPr>
          <w:rFonts w:ascii="Times New Roman" w:hAnsi="Times New Roman" w:cs="Times New Roman"/>
          <w:color w:val="000000"/>
          <w:sz w:val="24"/>
          <w:szCs w:val="24"/>
        </w:rPr>
        <w:t xml:space="preserve">Press the </w:t>
      </w:r>
      <w:r w:rsidRPr="000C7ACC">
        <w:rPr>
          <w:rFonts w:ascii="Times New Roman" w:hAnsi="Times New Roman" w:cs="Times New Roman"/>
          <w:b/>
          <w:bCs/>
          <w:color w:val="000000"/>
          <w:sz w:val="24"/>
          <w:szCs w:val="24"/>
        </w:rPr>
        <w:t xml:space="preserve">Channel </w:t>
      </w:r>
      <w:proofErr w:type="spellStart"/>
      <w:r w:rsidRPr="000C7ACC">
        <w:rPr>
          <w:rFonts w:ascii="Times New Roman" w:hAnsi="Times New Roman" w:cs="Times New Roman"/>
          <w:color w:val="000000"/>
          <w:sz w:val="24"/>
          <w:szCs w:val="24"/>
        </w:rPr>
        <w:t>softkey</w:t>
      </w:r>
      <w:proofErr w:type="spellEnd"/>
      <w:r w:rsidRPr="000C7ACC">
        <w:rPr>
          <w:rFonts w:ascii="Times New Roman" w:hAnsi="Times New Roman" w:cs="Times New Roman"/>
          <w:color w:val="000000"/>
          <w:sz w:val="24"/>
          <w:szCs w:val="24"/>
        </w:rPr>
        <w:t>; then, turn the Entry knob or successively press the</w:t>
      </w:r>
      <w:r w:rsidR="00EC27DB" w:rsidRPr="000C7ACC">
        <w:rPr>
          <w:rFonts w:ascii="Times New Roman" w:hAnsi="Times New Roman" w:cs="Times New Roman"/>
          <w:color w:val="000000"/>
          <w:sz w:val="24"/>
          <w:szCs w:val="24"/>
        </w:rPr>
        <w:t xml:space="preserve"> </w:t>
      </w:r>
      <w:proofErr w:type="spellStart"/>
      <w:r w:rsidR="00F016A7" w:rsidRPr="000C7ACC">
        <w:rPr>
          <w:rFonts w:ascii="Times New Roman" w:hAnsi="Times New Roman" w:cs="Times New Roman"/>
          <w:color w:val="000000"/>
          <w:sz w:val="24"/>
          <w:szCs w:val="24"/>
        </w:rPr>
        <w:t>softkey</w:t>
      </w:r>
      <w:proofErr w:type="spellEnd"/>
      <w:r w:rsidR="00F016A7" w:rsidRPr="000C7ACC">
        <w:rPr>
          <w:rFonts w:ascii="Times New Roman" w:hAnsi="Times New Roman" w:cs="Times New Roman"/>
          <w:color w:val="000000"/>
          <w:sz w:val="24"/>
          <w:szCs w:val="24"/>
        </w:rPr>
        <w:t xml:space="preserve"> to select </w:t>
      </w:r>
      <w:r w:rsidRPr="000C7ACC">
        <w:rPr>
          <w:rFonts w:ascii="Times New Roman" w:hAnsi="Times New Roman" w:cs="Times New Roman"/>
          <w:color w:val="000000"/>
          <w:sz w:val="24"/>
          <w:szCs w:val="24"/>
        </w:rPr>
        <w:t>channel</w:t>
      </w:r>
      <w:r w:rsidR="00C712BA" w:rsidRPr="000C7ACC">
        <w:rPr>
          <w:rFonts w:ascii="Times New Roman" w:hAnsi="Times New Roman" w:cs="Times New Roman"/>
          <w:color w:val="000000"/>
          <w:sz w:val="24"/>
          <w:szCs w:val="24"/>
        </w:rPr>
        <w:t xml:space="preserve"> </w:t>
      </w:r>
      <w:r w:rsidR="00811B22" w:rsidRPr="000C7ACC">
        <w:rPr>
          <w:rFonts w:ascii="Times New Roman" w:hAnsi="Times New Roman" w:cs="Times New Roman"/>
          <w:color w:val="000000"/>
          <w:sz w:val="24"/>
          <w:szCs w:val="24"/>
        </w:rPr>
        <w:t>D0,</w:t>
      </w:r>
      <w:r w:rsidR="00811B22">
        <w:rPr>
          <w:rFonts w:ascii="Times New Roman" w:hAnsi="Times New Roman" w:cs="Times New Roman"/>
          <w:color w:val="000000"/>
          <w:sz w:val="24"/>
          <w:szCs w:val="24"/>
        </w:rPr>
        <w:t xml:space="preserve"> D1 or</w:t>
      </w:r>
      <w:r w:rsidR="00C712BA" w:rsidRPr="000C7ACC">
        <w:rPr>
          <w:rFonts w:ascii="Times New Roman" w:hAnsi="Times New Roman" w:cs="Times New Roman"/>
          <w:color w:val="000000"/>
          <w:sz w:val="24"/>
          <w:szCs w:val="24"/>
        </w:rPr>
        <w:t xml:space="preserve"> D</w:t>
      </w:r>
      <w:r w:rsidR="00811B22">
        <w:rPr>
          <w:rFonts w:ascii="Times New Roman" w:hAnsi="Times New Roman" w:cs="Times New Roman"/>
          <w:color w:val="000000"/>
          <w:sz w:val="24"/>
          <w:szCs w:val="24"/>
        </w:rPr>
        <w:t>2</w:t>
      </w:r>
      <w:r w:rsidR="00EC27DB" w:rsidRPr="000C7ACC">
        <w:rPr>
          <w:rFonts w:ascii="Times New Roman" w:hAnsi="Times New Roman" w:cs="Times New Roman"/>
          <w:color w:val="000000"/>
          <w:sz w:val="24"/>
          <w:szCs w:val="24"/>
        </w:rPr>
        <w:t xml:space="preserve"> </w:t>
      </w:r>
      <w:r w:rsidRPr="000C7ACC">
        <w:rPr>
          <w:rFonts w:ascii="Times New Roman" w:hAnsi="Times New Roman" w:cs="Times New Roman"/>
          <w:color w:val="000000"/>
          <w:sz w:val="24"/>
          <w:szCs w:val="24"/>
        </w:rPr>
        <w:t>for label assignment.</w:t>
      </w:r>
      <w:r w:rsidR="00811B22">
        <w:rPr>
          <w:rFonts w:ascii="Times New Roman" w:hAnsi="Times New Roman" w:cs="Times New Roman"/>
          <w:color w:val="000000"/>
          <w:sz w:val="24"/>
          <w:szCs w:val="24"/>
        </w:rPr>
        <w:t xml:space="preserve"> The digital channels D0,</w:t>
      </w:r>
      <w:r w:rsidR="00811B22" w:rsidRPr="00811B22">
        <w:rPr>
          <w:rFonts w:ascii="Times New Roman" w:hAnsi="Times New Roman" w:cs="Times New Roman"/>
          <w:color w:val="000000"/>
          <w:sz w:val="24"/>
          <w:szCs w:val="24"/>
        </w:rPr>
        <w:t xml:space="preserve"> </w:t>
      </w:r>
      <w:r w:rsidR="00811B22" w:rsidRPr="000C7ACC">
        <w:rPr>
          <w:rFonts w:ascii="Times New Roman" w:hAnsi="Times New Roman" w:cs="Times New Roman"/>
          <w:color w:val="000000"/>
          <w:sz w:val="24"/>
          <w:szCs w:val="24"/>
        </w:rPr>
        <w:t xml:space="preserve">D1 </w:t>
      </w:r>
      <w:r w:rsidR="0072164D" w:rsidRPr="000C7ACC">
        <w:rPr>
          <w:rFonts w:ascii="Times New Roman" w:hAnsi="Times New Roman" w:cs="Times New Roman"/>
          <w:color w:val="000000"/>
          <w:sz w:val="24"/>
          <w:szCs w:val="24"/>
        </w:rPr>
        <w:t>and D</w:t>
      </w:r>
      <w:r w:rsidR="00811B22">
        <w:rPr>
          <w:rFonts w:ascii="Times New Roman" w:hAnsi="Times New Roman" w:cs="Times New Roman"/>
          <w:color w:val="000000"/>
          <w:sz w:val="24"/>
          <w:szCs w:val="24"/>
        </w:rPr>
        <w:t xml:space="preserve">2 will be relabeled to TEST1, </w:t>
      </w:r>
      <w:r w:rsidR="00811B22" w:rsidRPr="000C7ACC">
        <w:rPr>
          <w:rFonts w:ascii="Times New Roman" w:hAnsi="Times New Roman" w:cs="Times New Roman"/>
          <w:color w:val="000000"/>
          <w:sz w:val="24"/>
          <w:szCs w:val="24"/>
        </w:rPr>
        <w:t>TEST</w:t>
      </w:r>
      <w:r w:rsidR="00811B22">
        <w:rPr>
          <w:rFonts w:ascii="Times New Roman" w:hAnsi="Times New Roman" w:cs="Times New Roman"/>
          <w:color w:val="000000"/>
          <w:sz w:val="24"/>
          <w:szCs w:val="24"/>
        </w:rPr>
        <w:t>2</w:t>
      </w:r>
      <w:r w:rsidR="00811B22" w:rsidRPr="000C7ACC">
        <w:rPr>
          <w:rFonts w:ascii="Times New Roman" w:hAnsi="Times New Roman" w:cs="Times New Roman"/>
          <w:color w:val="000000"/>
          <w:sz w:val="24"/>
          <w:szCs w:val="24"/>
        </w:rPr>
        <w:t xml:space="preserve"> </w:t>
      </w:r>
      <w:r w:rsidR="0072164D" w:rsidRPr="000C7ACC">
        <w:rPr>
          <w:rFonts w:ascii="Times New Roman" w:hAnsi="Times New Roman" w:cs="Times New Roman"/>
          <w:color w:val="000000"/>
          <w:sz w:val="24"/>
          <w:szCs w:val="24"/>
        </w:rPr>
        <w:t>and TEST</w:t>
      </w:r>
      <w:r w:rsidR="00811B22">
        <w:rPr>
          <w:rFonts w:ascii="Times New Roman" w:hAnsi="Times New Roman" w:cs="Times New Roman"/>
          <w:color w:val="000000"/>
          <w:sz w:val="24"/>
          <w:szCs w:val="24"/>
        </w:rPr>
        <w:t>3</w:t>
      </w:r>
      <w:r w:rsidR="0072164D" w:rsidRPr="000C7ACC">
        <w:rPr>
          <w:rFonts w:ascii="Times New Roman" w:hAnsi="Times New Roman" w:cs="Times New Roman"/>
          <w:color w:val="000000"/>
          <w:sz w:val="24"/>
          <w:szCs w:val="24"/>
        </w:rPr>
        <w:t xml:space="preserve"> respectively by implementing the steps below</w:t>
      </w:r>
      <w:r w:rsidR="00F016A7" w:rsidRPr="000C7ACC">
        <w:rPr>
          <w:rFonts w:ascii="Times New Roman" w:hAnsi="Times New Roman" w:cs="Times New Roman"/>
          <w:color w:val="000000"/>
          <w:sz w:val="24"/>
          <w:szCs w:val="24"/>
        </w:rPr>
        <w:t xml:space="preserve">. </w:t>
      </w:r>
      <w:r w:rsidRPr="000C7ACC">
        <w:rPr>
          <w:rFonts w:ascii="Times New Roman" w:hAnsi="Times New Roman" w:cs="Times New Roman"/>
          <w:color w:val="000000"/>
          <w:sz w:val="24"/>
          <w:szCs w:val="24"/>
        </w:rPr>
        <w:t>The channel does not have to be turned on to have a label assigned to it. If the</w:t>
      </w:r>
      <w:r w:rsidR="00EC27DB" w:rsidRPr="000C7ACC">
        <w:rPr>
          <w:rFonts w:ascii="Times New Roman" w:hAnsi="Times New Roman" w:cs="Times New Roman"/>
          <w:color w:val="000000"/>
          <w:sz w:val="24"/>
          <w:szCs w:val="24"/>
        </w:rPr>
        <w:t xml:space="preserve"> </w:t>
      </w:r>
      <w:r w:rsidRPr="000C7ACC">
        <w:rPr>
          <w:rFonts w:ascii="Times New Roman" w:hAnsi="Times New Roman" w:cs="Times New Roman"/>
          <w:color w:val="000000"/>
          <w:sz w:val="24"/>
          <w:szCs w:val="24"/>
        </w:rPr>
        <w:t>channel is turned on, its current label will be highlighted.</w:t>
      </w:r>
    </w:p>
    <w:p w:rsidR="00C92E77" w:rsidRPr="000C7ACC" w:rsidRDefault="00C92E77" w:rsidP="00EC27DB">
      <w:pPr>
        <w:widowControl/>
        <w:autoSpaceDE w:val="0"/>
        <w:autoSpaceDN w:val="0"/>
        <w:adjustRightInd w:val="0"/>
        <w:rPr>
          <w:rFonts w:ascii="Times New Roman" w:hAnsi="Times New Roman" w:cs="Times New Roman"/>
          <w:color w:val="000000"/>
          <w:sz w:val="24"/>
          <w:szCs w:val="24"/>
        </w:rPr>
      </w:pPr>
    </w:p>
    <w:p w:rsidR="00C92E77" w:rsidRPr="000C7ACC" w:rsidRDefault="00C92E77" w:rsidP="00EC27DB">
      <w:pPr>
        <w:widowControl/>
        <w:autoSpaceDE w:val="0"/>
        <w:autoSpaceDN w:val="0"/>
        <w:adjustRightInd w:val="0"/>
        <w:rPr>
          <w:rFonts w:ascii="Times New Roman" w:hAnsi="Times New Roman" w:cs="Times New Roman"/>
          <w:color w:val="000000"/>
          <w:sz w:val="24"/>
          <w:szCs w:val="24"/>
        </w:rPr>
      </w:pPr>
      <w:r w:rsidRPr="000C7ACC">
        <w:rPr>
          <w:rFonts w:ascii="Times New Roman" w:hAnsi="Times New Roman" w:cs="Times New Roman"/>
          <w:b/>
          <w:bCs/>
          <w:color w:val="000000"/>
          <w:sz w:val="24"/>
          <w:szCs w:val="24"/>
        </w:rPr>
        <w:t>3</w:t>
      </w:r>
      <w:r w:rsidR="000C7ACC" w:rsidRPr="000C7ACC">
        <w:rPr>
          <w:rFonts w:ascii="Times New Roman" w:hAnsi="Times New Roman" w:cs="Times New Roman"/>
          <w:b/>
          <w:bCs/>
          <w:color w:val="000000"/>
          <w:sz w:val="24"/>
          <w:szCs w:val="24"/>
        </w:rPr>
        <w:t>.</w:t>
      </w:r>
      <w:r w:rsidRPr="000C7ACC">
        <w:rPr>
          <w:rFonts w:ascii="Times New Roman" w:hAnsi="Times New Roman" w:cs="Times New Roman"/>
          <w:b/>
          <w:bCs/>
          <w:color w:val="000000"/>
          <w:sz w:val="24"/>
          <w:szCs w:val="24"/>
        </w:rPr>
        <w:t xml:space="preserve"> </w:t>
      </w:r>
      <w:r w:rsidRPr="000C7ACC">
        <w:rPr>
          <w:rFonts w:ascii="Times New Roman" w:hAnsi="Times New Roman" w:cs="Times New Roman"/>
          <w:color w:val="000000"/>
          <w:sz w:val="24"/>
          <w:szCs w:val="24"/>
        </w:rPr>
        <w:t xml:space="preserve">Press the </w:t>
      </w:r>
      <w:r w:rsidRPr="000C7ACC">
        <w:rPr>
          <w:rFonts w:ascii="Times New Roman" w:hAnsi="Times New Roman" w:cs="Times New Roman"/>
          <w:b/>
          <w:bCs/>
          <w:color w:val="000000"/>
          <w:sz w:val="24"/>
          <w:szCs w:val="24"/>
        </w:rPr>
        <w:t xml:space="preserve">Spell </w:t>
      </w:r>
      <w:proofErr w:type="spellStart"/>
      <w:r w:rsidRPr="000C7ACC">
        <w:rPr>
          <w:rFonts w:ascii="Times New Roman" w:hAnsi="Times New Roman" w:cs="Times New Roman"/>
          <w:color w:val="000000"/>
          <w:sz w:val="24"/>
          <w:szCs w:val="24"/>
        </w:rPr>
        <w:t>softkey</w:t>
      </w:r>
      <w:proofErr w:type="spellEnd"/>
      <w:r w:rsidRPr="000C7ACC">
        <w:rPr>
          <w:rFonts w:ascii="Times New Roman" w:hAnsi="Times New Roman" w:cs="Times New Roman"/>
          <w:color w:val="000000"/>
          <w:sz w:val="24"/>
          <w:szCs w:val="24"/>
        </w:rPr>
        <w:t>; then, turn the Entry knob to select the first character in</w:t>
      </w:r>
      <w:r w:rsidR="00EC27DB" w:rsidRPr="000C7ACC">
        <w:rPr>
          <w:rFonts w:ascii="Times New Roman" w:hAnsi="Times New Roman" w:cs="Times New Roman"/>
          <w:color w:val="000000"/>
          <w:sz w:val="24"/>
          <w:szCs w:val="24"/>
        </w:rPr>
        <w:t xml:space="preserve"> </w:t>
      </w:r>
      <w:r w:rsidR="00C712BA" w:rsidRPr="000C7ACC">
        <w:rPr>
          <w:rFonts w:ascii="Times New Roman" w:hAnsi="Times New Roman" w:cs="Times New Roman"/>
          <w:color w:val="000000"/>
          <w:sz w:val="24"/>
          <w:szCs w:val="24"/>
        </w:rPr>
        <w:t>the new label.</w:t>
      </w:r>
      <w:r w:rsidR="0072164D" w:rsidRPr="000C7ACC">
        <w:rPr>
          <w:rFonts w:ascii="Times New Roman" w:hAnsi="Times New Roman" w:cs="Times New Roman"/>
          <w:color w:val="000000"/>
          <w:sz w:val="24"/>
          <w:szCs w:val="24"/>
        </w:rPr>
        <w:t xml:space="preserve"> In the case of this example the first letter would be ‘T’. </w:t>
      </w:r>
    </w:p>
    <w:p w:rsidR="00827B46" w:rsidRPr="000C7ACC" w:rsidRDefault="00827B46" w:rsidP="00EC27DB">
      <w:pPr>
        <w:widowControl/>
        <w:autoSpaceDE w:val="0"/>
        <w:autoSpaceDN w:val="0"/>
        <w:adjustRightInd w:val="0"/>
        <w:rPr>
          <w:rFonts w:ascii="Times New Roman" w:hAnsi="Times New Roman" w:cs="Times New Roman"/>
          <w:color w:val="000000"/>
          <w:sz w:val="24"/>
          <w:szCs w:val="24"/>
        </w:rPr>
      </w:pPr>
    </w:p>
    <w:p w:rsidR="00C92E77" w:rsidRPr="000C7ACC" w:rsidRDefault="00C92E77" w:rsidP="00EC27DB">
      <w:pPr>
        <w:widowControl/>
        <w:autoSpaceDE w:val="0"/>
        <w:autoSpaceDN w:val="0"/>
        <w:adjustRightInd w:val="0"/>
        <w:rPr>
          <w:rFonts w:ascii="Times New Roman" w:hAnsi="Times New Roman" w:cs="Times New Roman"/>
          <w:color w:val="000000"/>
          <w:sz w:val="24"/>
          <w:szCs w:val="24"/>
        </w:rPr>
      </w:pPr>
      <w:r w:rsidRPr="000C7ACC">
        <w:rPr>
          <w:rFonts w:ascii="Times New Roman" w:hAnsi="Times New Roman" w:cs="Times New Roman"/>
          <w:color w:val="000000"/>
          <w:sz w:val="24"/>
          <w:szCs w:val="24"/>
        </w:rPr>
        <w:t>Turning the Entry knob selects a character to enter into the highlighted position</w:t>
      </w:r>
      <w:r w:rsidR="00EC27DB" w:rsidRPr="000C7ACC">
        <w:rPr>
          <w:rFonts w:ascii="Times New Roman" w:hAnsi="Times New Roman" w:cs="Times New Roman"/>
          <w:color w:val="000000"/>
          <w:sz w:val="24"/>
          <w:szCs w:val="24"/>
        </w:rPr>
        <w:t xml:space="preserve"> </w:t>
      </w:r>
      <w:r w:rsidRPr="000C7ACC">
        <w:rPr>
          <w:rFonts w:ascii="Times New Roman" w:hAnsi="Times New Roman" w:cs="Times New Roman"/>
          <w:color w:val="000000"/>
          <w:sz w:val="24"/>
          <w:szCs w:val="24"/>
        </w:rPr>
        <w:t>shown</w:t>
      </w:r>
      <w:r w:rsidR="00EC27DB" w:rsidRPr="000C7ACC">
        <w:rPr>
          <w:rFonts w:ascii="Times New Roman" w:hAnsi="Times New Roman" w:cs="Times New Roman"/>
          <w:color w:val="000000"/>
          <w:sz w:val="24"/>
          <w:szCs w:val="24"/>
        </w:rPr>
        <w:t xml:space="preserve"> in the "New label =" line </w:t>
      </w:r>
      <w:r w:rsidRPr="000C7ACC">
        <w:rPr>
          <w:rFonts w:ascii="Times New Roman" w:hAnsi="Times New Roman" w:cs="Times New Roman"/>
          <w:color w:val="000000"/>
          <w:sz w:val="24"/>
          <w:szCs w:val="24"/>
        </w:rPr>
        <w:t xml:space="preserve">above the </w:t>
      </w:r>
      <w:proofErr w:type="spellStart"/>
      <w:r w:rsidRPr="000C7ACC">
        <w:rPr>
          <w:rFonts w:ascii="Times New Roman" w:hAnsi="Times New Roman" w:cs="Times New Roman"/>
          <w:color w:val="000000"/>
          <w:sz w:val="24"/>
          <w:szCs w:val="24"/>
        </w:rPr>
        <w:t>softkeys</w:t>
      </w:r>
      <w:proofErr w:type="spellEnd"/>
      <w:r w:rsidRPr="000C7ACC">
        <w:rPr>
          <w:rFonts w:ascii="Times New Roman" w:hAnsi="Times New Roman" w:cs="Times New Roman"/>
          <w:color w:val="000000"/>
          <w:sz w:val="24"/>
          <w:szCs w:val="24"/>
        </w:rPr>
        <w:t xml:space="preserve"> and in the </w:t>
      </w:r>
      <w:r w:rsidRPr="000C7ACC">
        <w:rPr>
          <w:rFonts w:ascii="Times New Roman" w:hAnsi="Times New Roman" w:cs="Times New Roman"/>
          <w:b/>
          <w:bCs/>
          <w:color w:val="000000"/>
          <w:sz w:val="24"/>
          <w:szCs w:val="24"/>
        </w:rPr>
        <w:t xml:space="preserve">Spell </w:t>
      </w:r>
      <w:proofErr w:type="spellStart"/>
      <w:r w:rsidRPr="000C7ACC">
        <w:rPr>
          <w:rFonts w:ascii="Times New Roman" w:hAnsi="Times New Roman" w:cs="Times New Roman"/>
          <w:color w:val="000000"/>
          <w:sz w:val="24"/>
          <w:szCs w:val="24"/>
        </w:rPr>
        <w:t>softkey</w:t>
      </w:r>
      <w:proofErr w:type="spellEnd"/>
      <w:r w:rsidRPr="000C7ACC">
        <w:rPr>
          <w:rFonts w:ascii="Times New Roman" w:hAnsi="Times New Roman" w:cs="Times New Roman"/>
          <w:color w:val="000000"/>
          <w:sz w:val="24"/>
          <w:szCs w:val="24"/>
        </w:rPr>
        <w:t>.</w:t>
      </w:r>
      <w:r w:rsidR="00EC27DB" w:rsidRPr="000C7ACC">
        <w:rPr>
          <w:rFonts w:ascii="Times New Roman" w:hAnsi="Times New Roman" w:cs="Times New Roman"/>
          <w:color w:val="000000"/>
          <w:sz w:val="24"/>
          <w:szCs w:val="24"/>
        </w:rPr>
        <w:t xml:space="preserve"> </w:t>
      </w:r>
      <w:r w:rsidRPr="000C7ACC">
        <w:rPr>
          <w:rFonts w:ascii="Times New Roman" w:hAnsi="Times New Roman" w:cs="Times New Roman"/>
          <w:color w:val="000000"/>
          <w:sz w:val="24"/>
          <w:szCs w:val="24"/>
        </w:rPr>
        <w:t>Labels can be up to ten characters in length.</w:t>
      </w:r>
    </w:p>
    <w:p w:rsidR="00C92E77" w:rsidRPr="000C7ACC" w:rsidRDefault="00C92E77" w:rsidP="00EC27DB">
      <w:pPr>
        <w:widowControl/>
        <w:autoSpaceDE w:val="0"/>
        <w:autoSpaceDN w:val="0"/>
        <w:adjustRightInd w:val="0"/>
        <w:rPr>
          <w:rFonts w:ascii="Times New Roman" w:hAnsi="Times New Roman" w:cs="Times New Roman"/>
          <w:color w:val="000000"/>
          <w:sz w:val="24"/>
          <w:szCs w:val="24"/>
        </w:rPr>
      </w:pPr>
    </w:p>
    <w:p w:rsidR="00C92E77" w:rsidRPr="000C7ACC" w:rsidRDefault="00C92E77" w:rsidP="00EC27DB">
      <w:pPr>
        <w:widowControl/>
        <w:autoSpaceDE w:val="0"/>
        <w:autoSpaceDN w:val="0"/>
        <w:adjustRightInd w:val="0"/>
        <w:rPr>
          <w:rFonts w:ascii="Times New Roman" w:hAnsi="Times New Roman" w:cs="Times New Roman"/>
          <w:color w:val="000000"/>
          <w:sz w:val="24"/>
          <w:szCs w:val="24"/>
        </w:rPr>
      </w:pPr>
      <w:r w:rsidRPr="000C7ACC">
        <w:rPr>
          <w:rFonts w:ascii="Times New Roman" w:hAnsi="Times New Roman" w:cs="Times New Roman"/>
          <w:b/>
          <w:bCs/>
          <w:color w:val="000000"/>
          <w:sz w:val="24"/>
          <w:szCs w:val="24"/>
        </w:rPr>
        <w:t>4</w:t>
      </w:r>
      <w:r w:rsidR="000C7ACC" w:rsidRPr="000C7ACC">
        <w:rPr>
          <w:rFonts w:ascii="Times New Roman" w:hAnsi="Times New Roman" w:cs="Times New Roman"/>
          <w:b/>
          <w:bCs/>
          <w:color w:val="000000"/>
          <w:sz w:val="24"/>
          <w:szCs w:val="24"/>
        </w:rPr>
        <w:t>.</w:t>
      </w:r>
      <w:r w:rsidRPr="000C7ACC">
        <w:rPr>
          <w:rFonts w:ascii="Times New Roman" w:hAnsi="Times New Roman" w:cs="Times New Roman"/>
          <w:b/>
          <w:bCs/>
          <w:color w:val="000000"/>
          <w:sz w:val="24"/>
          <w:szCs w:val="24"/>
        </w:rPr>
        <w:t xml:space="preserve"> </w:t>
      </w:r>
      <w:r w:rsidRPr="000C7ACC">
        <w:rPr>
          <w:rFonts w:ascii="Times New Roman" w:hAnsi="Times New Roman" w:cs="Times New Roman"/>
          <w:color w:val="000000"/>
          <w:sz w:val="24"/>
          <w:szCs w:val="24"/>
        </w:rPr>
        <w:t xml:space="preserve">Press the </w:t>
      </w:r>
      <w:r w:rsidRPr="000C7ACC">
        <w:rPr>
          <w:rFonts w:ascii="Times New Roman" w:hAnsi="Times New Roman" w:cs="Times New Roman"/>
          <w:b/>
          <w:bCs/>
          <w:color w:val="000000"/>
          <w:sz w:val="24"/>
          <w:szCs w:val="24"/>
        </w:rPr>
        <w:t xml:space="preserve">Enter </w:t>
      </w:r>
      <w:proofErr w:type="spellStart"/>
      <w:r w:rsidRPr="000C7ACC">
        <w:rPr>
          <w:rFonts w:ascii="Times New Roman" w:hAnsi="Times New Roman" w:cs="Times New Roman"/>
          <w:color w:val="000000"/>
          <w:sz w:val="24"/>
          <w:szCs w:val="24"/>
        </w:rPr>
        <w:t>softkey</w:t>
      </w:r>
      <w:proofErr w:type="spellEnd"/>
      <w:r w:rsidRPr="000C7ACC">
        <w:rPr>
          <w:rFonts w:ascii="Times New Roman" w:hAnsi="Times New Roman" w:cs="Times New Roman"/>
          <w:color w:val="000000"/>
          <w:sz w:val="24"/>
          <w:szCs w:val="24"/>
        </w:rPr>
        <w:t xml:space="preserve"> to enter the selected character and to go to the next</w:t>
      </w:r>
      <w:r w:rsidR="00EC27DB" w:rsidRPr="000C7ACC">
        <w:rPr>
          <w:rFonts w:ascii="Times New Roman" w:hAnsi="Times New Roman" w:cs="Times New Roman"/>
          <w:color w:val="000000"/>
          <w:sz w:val="24"/>
          <w:szCs w:val="24"/>
        </w:rPr>
        <w:t xml:space="preserve"> </w:t>
      </w:r>
      <w:r w:rsidRPr="000C7ACC">
        <w:rPr>
          <w:rFonts w:ascii="Times New Roman" w:hAnsi="Times New Roman" w:cs="Times New Roman"/>
          <w:color w:val="000000"/>
          <w:sz w:val="24"/>
          <w:szCs w:val="24"/>
        </w:rPr>
        <w:t>character position.</w:t>
      </w:r>
    </w:p>
    <w:p w:rsidR="00C92E77" w:rsidRPr="000C7ACC" w:rsidRDefault="00C92E77" w:rsidP="00EC27DB">
      <w:pPr>
        <w:widowControl/>
        <w:autoSpaceDE w:val="0"/>
        <w:autoSpaceDN w:val="0"/>
        <w:adjustRightInd w:val="0"/>
        <w:rPr>
          <w:rFonts w:ascii="Times New Roman" w:hAnsi="Times New Roman" w:cs="Times New Roman"/>
          <w:color w:val="000000"/>
          <w:sz w:val="24"/>
          <w:szCs w:val="24"/>
        </w:rPr>
      </w:pPr>
    </w:p>
    <w:p w:rsidR="00C92E77" w:rsidRPr="000C7ACC" w:rsidRDefault="00C92E77" w:rsidP="00EC27DB">
      <w:pPr>
        <w:widowControl/>
        <w:autoSpaceDE w:val="0"/>
        <w:autoSpaceDN w:val="0"/>
        <w:adjustRightInd w:val="0"/>
        <w:rPr>
          <w:rFonts w:ascii="Times New Roman" w:hAnsi="Times New Roman" w:cs="Times New Roman"/>
          <w:color w:val="000000"/>
          <w:sz w:val="24"/>
          <w:szCs w:val="24"/>
        </w:rPr>
      </w:pPr>
      <w:r w:rsidRPr="000C7ACC">
        <w:rPr>
          <w:rFonts w:ascii="Times New Roman" w:hAnsi="Times New Roman" w:cs="Times New Roman"/>
          <w:b/>
          <w:bCs/>
          <w:color w:val="000000"/>
          <w:sz w:val="24"/>
          <w:szCs w:val="24"/>
        </w:rPr>
        <w:t>5</w:t>
      </w:r>
      <w:r w:rsidR="000C7ACC" w:rsidRPr="000C7ACC">
        <w:rPr>
          <w:rFonts w:ascii="Times New Roman" w:hAnsi="Times New Roman" w:cs="Times New Roman"/>
          <w:b/>
          <w:bCs/>
          <w:color w:val="000000"/>
          <w:sz w:val="24"/>
          <w:szCs w:val="24"/>
        </w:rPr>
        <w:t>.</w:t>
      </w:r>
      <w:r w:rsidRPr="000C7ACC">
        <w:rPr>
          <w:rFonts w:ascii="Times New Roman" w:hAnsi="Times New Roman" w:cs="Times New Roman"/>
          <w:b/>
          <w:bCs/>
          <w:color w:val="000000"/>
          <w:sz w:val="24"/>
          <w:szCs w:val="24"/>
        </w:rPr>
        <w:t xml:space="preserve"> </w:t>
      </w:r>
      <w:r w:rsidRPr="000C7ACC">
        <w:rPr>
          <w:rFonts w:ascii="Times New Roman" w:hAnsi="Times New Roman" w:cs="Times New Roman"/>
          <w:color w:val="000000"/>
          <w:sz w:val="24"/>
          <w:szCs w:val="24"/>
        </w:rPr>
        <w:t>You may position the highlight on any character in the label name by</w:t>
      </w:r>
      <w:r w:rsidR="00EC27DB" w:rsidRPr="000C7ACC">
        <w:rPr>
          <w:rFonts w:ascii="Times New Roman" w:hAnsi="Times New Roman" w:cs="Times New Roman"/>
          <w:color w:val="000000"/>
          <w:sz w:val="24"/>
          <w:szCs w:val="24"/>
        </w:rPr>
        <w:t xml:space="preserve"> </w:t>
      </w:r>
      <w:r w:rsidRPr="000C7ACC">
        <w:rPr>
          <w:rFonts w:ascii="Times New Roman" w:hAnsi="Times New Roman" w:cs="Times New Roman"/>
          <w:color w:val="000000"/>
          <w:sz w:val="24"/>
          <w:szCs w:val="24"/>
        </w:rPr>
        <w:t xml:space="preserve">successively pressing the </w:t>
      </w:r>
      <w:r w:rsidRPr="000C7ACC">
        <w:rPr>
          <w:rFonts w:ascii="Times New Roman" w:hAnsi="Times New Roman" w:cs="Times New Roman"/>
          <w:b/>
          <w:bCs/>
          <w:color w:val="000000"/>
          <w:sz w:val="24"/>
          <w:szCs w:val="24"/>
        </w:rPr>
        <w:t xml:space="preserve">Enter </w:t>
      </w:r>
      <w:proofErr w:type="spellStart"/>
      <w:r w:rsidRPr="000C7ACC">
        <w:rPr>
          <w:rFonts w:ascii="Times New Roman" w:hAnsi="Times New Roman" w:cs="Times New Roman"/>
          <w:color w:val="000000"/>
          <w:sz w:val="24"/>
          <w:szCs w:val="24"/>
        </w:rPr>
        <w:t>softkey</w:t>
      </w:r>
      <w:proofErr w:type="spellEnd"/>
      <w:r w:rsidRPr="000C7ACC">
        <w:rPr>
          <w:rFonts w:ascii="Times New Roman" w:hAnsi="Times New Roman" w:cs="Times New Roman"/>
          <w:color w:val="000000"/>
          <w:sz w:val="24"/>
          <w:szCs w:val="24"/>
        </w:rPr>
        <w:t>.</w:t>
      </w:r>
    </w:p>
    <w:p w:rsidR="00C92E77" w:rsidRPr="000C7ACC" w:rsidRDefault="00C92E77" w:rsidP="00EC27DB">
      <w:pPr>
        <w:widowControl/>
        <w:autoSpaceDE w:val="0"/>
        <w:autoSpaceDN w:val="0"/>
        <w:adjustRightInd w:val="0"/>
        <w:rPr>
          <w:rFonts w:ascii="Times New Roman" w:hAnsi="Times New Roman" w:cs="Times New Roman"/>
          <w:color w:val="000000"/>
          <w:sz w:val="24"/>
          <w:szCs w:val="24"/>
        </w:rPr>
      </w:pPr>
    </w:p>
    <w:p w:rsidR="00C92E77" w:rsidRPr="000C7ACC" w:rsidRDefault="00C92E77" w:rsidP="00EC27DB">
      <w:pPr>
        <w:widowControl/>
        <w:autoSpaceDE w:val="0"/>
        <w:autoSpaceDN w:val="0"/>
        <w:adjustRightInd w:val="0"/>
        <w:rPr>
          <w:rFonts w:ascii="Times New Roman" w:hAnsi="Times New Roman" w:cs="Times New Roman"/>
          <w:color w:val="000000"/>
          <w:sz w:val="24"/>
          <w:szCs w:val="24"/>
        </w:rPr>
      </w:pPr>
      <w:r w:rsidRPr="000C7ACC">
        <w:rPr>
          <w:rFonts w:ascii="Times New Roman" w:hAnsi="Times New Roman" w:cs="Times New Roman"/>
          <w:b/>
          <w:bCs/>
          <w:color w:val="000000"/>
          <w:sz w:val="24"/>
          <w:szCs w:val="24"/>
        </w:rPr>
        <w:t>6</w:t>
      </w:r>
      <w:r w:rsidR="000C7ACC" w:rsidRPr="000C7ACC">
        <w:rPr>
          <w:rFonts w:ascii="Times New Roman" w:hAnsi="Times New Roman" w:cs="Times New Roman"/>
          <w:b/>
          <w:bCs/>
          <w:color w:val="000000"/>
          <w:sz w:val="24"/>
          <w:szCs w:val="24"/>
        </w:rPr>
        <w:t>.</w:t>
      </w:r>
      <w:r w:rsidRPr="000C7ACC">
        <w:rPr>
          <w:rFonts w:ascii="Times New Roman" w:hAnsi="Times New Roman" w:cs="Times New Roman"/>
          <w:b/>
          <w:bCs/>
          <w:color w:val="000000"/>
          <w:sz w:val="24"/>
          <w:szCs w:val="24"/>
        </w:rPr>
        <w:t xml:space="preserve"> </w:t>
      </w:r>
      <w:r w:rsidRPr="000C7ACC">
        <w:rPr>
          <w:rFonts w:ascii="Times New Roman" w:hAnsi="Times New Roman" w:cs="Times New Roman"/>
          <w:color w:val="000000"/>
          <w:sz w:val="24"/>
          <w:szCs w:val="24"/>
        </w:rPr>
        <w:t xml:space="preserve">To delete a character from the label, </w:t>
      </w:r>
      <w:proofErr w:type="gramStart"/>
      <w:r w:rsidRPr="000C7ACC">
        <w:rPr>
          <w:rFonts w:ascii="Times New Roman" w:hAnsi="Times New Roman" w:cs="Times New Roman"/>
          <w:color w:val="000000"/>
          <w:sz w:val="24"/>
          <w:szCs w:val="24"/>
        </w:rPr>
        <w:t>press</w:t>
      </w:r>
      <w:proofErr w:type="gramEnd"/>
      <w:r w:rsidRPr="000C7ACC">
        <w:rPr>
          <w:rFonts w:ascii="Times New Roman" w:hAnsi="Times New Roman" w:cs="Times New Roman"/>
          <w:color w:val="000000"/>
          <w:sz w:val="24"/>
          <w:szCs w:val="24"/>
        </w:rPr>
        <w:t xml:space="preserve"> the </w:t>
      </w:r>
      <w:r w:rsidRPr="000C7ACC">
        <w:rPr>
          <w:rFonts w:ascii="Times New Roman" w:hAnsi="Times New Roman" w:cs="Times New Roman"/>
          <w:b/>
          <w:bCs/>
          <w:color w:val="000000"/>
          <w:sz w:val="24"/>
          <w:szCs w:val="24"/>
        </w:rPr>
        <w:t xml:space="preserve">Enter </w:t>
      </w:r>
      <w:proofErr w:type="spellStart"/>
      <w:r w:rsidRPr="000C7ACC">
        <w:rPr>
          <w:rFonts w:ascii="Times New Roman" w:hAnsi="Times New Roman" w:cs="Times New Roman"/>
          <w:color w:val="000000"/>
          <w:sz w:val="24"/>
          <w:szCs w:val="24"/>
        </w:rPr>
        <w:t>softkey</w:t>
      </w:r>
      <w:proofErr w:type="spellEnd"/>
      <w:r w:rsidRPr="000C7ACC">
        <w:rPr>
          <w:rFonts w:ascii="Times New Roman" w:hAnsi="Times New Roman" w:cs="Times New Roman"/>
          <w:color w:val="000000"/>
          <w:sz w:val="24"/>
          <w:szCs w:val="24"/>
        </w:rPr>
        <w:t xml:space="preserve"> until the letter you</w:t>
      </w:r>
      <w:r w:rsidR="00EC27DB" w:rsidRPr="000C7ACC">
        <w:rPr>
          <w:rFonts w:ascii="Times New Roman" w:hAnsi="Times New Roman" w:cs="Times New Roman"/>
          <w:color w:val="000000"/>
          <w:sz w:val="24"/>
          <w:szCs w:val="24"/>
        </w:rPr>
        <w:t xml:space="preserve"> </w:t>
      </w:r>
      <w:r w:rsidRPr="000C7ACC">
        <w:rPr>
          <w:rFonts w:ascii="Times New Roman" w:hAnsi="Times New Roman" w:cs="Times New Roman"/>
          <w:color w:val="000000"/>
          <w:sz w:val="24"/>
          <w:szCs w:val="24"/>
        </w:rPr>
        <w:t xml:space="preserve">want to delete is highlighted, then press the </w:t>
      </w:r>
      <w:r w:rsidRPr="000C7ACC">
        <w:rPr>
          <w:rFonts w:ascii="Times New Roman" w:hAnsi="Times New Roman" w:cs="Times New Roman"/>
          <w:b/>
          <w:bCs/>
          <w:color w:val="000000"/>
          <w:sz w:val="24"/>
          <w:szCs w:val="24"/>
        </w:rPr>
        <w:t xml:space="preserve">Delete Character </w:t>
      </w:r>
      <w:proofErr w:type="spellStart"/>
      <w:r w:rsidRPr="000C7ACC">
        <w:rPr>
          <w:rFonts w:ascii="Times New Roman" w:hAnsi="Times New Roman" w:cs="Times New Roman"/>
          <w:color w:val="000000"/>
          <w:sz w:val="24"/>
          <w:szCs w:val="24"/>
        </w:rPr>
        <w:t>softkey</w:t>
      </w:r>
      <w:proofErr w:type="spellEnd"/>
      <w:r w:rsidRPr="000C7ACC">
        <w:rPr>
          <w:rFonts w:ascii="Times New Roman" w:hAnsi="Times New Roman" w:cs="Times New Roman"/>
          <w:color w:val="000000"/>
          <w:sz w:val="24"/>
          <w:szCs w:val="24"/>
        </w:rPr>
        <w:t>.</w:t>
      </w:r>
    </w:p>
    <w:p w:rsidR="00C92E77" w:rsidRPr="000C7ACC" w:rsidRDefault="00C92E77" w:rsidP="00EC27DB">
      <w:pPr>
        <w:widowControl/>
        <w:autoSpaceDE w:val="0"/>
        <w:autoSpaceDN w:val="0"/>
        <w:adjustRightInd w:val="0"/>
        <w:rPr>
          <w:rFonts w:ascii="Times New Roman" w:hAnsi="Times New Roman" w:cs="Times New Roman"/>
          <w:color w:val="000000"/>
          <w:sz w:val="24"/>
          <w:szCs w:val="24"/>
        </w:rPr>
      </w:pPr>
    </w:p>
    <w:p w:rsidR="00C92E77" w:rsidRDefault="00C92E77" w:rsidP="00EC27DB">
      <w:pPr>
        <w:widowControl/>
        <w:autoSpaceDE w:val="0"/>
        <w:autoSpaceDN w:val="0"/>
        <w:adjustRightInd w:val="0"/>
        <w:rPr>
          <w:rFonts w:ascii="Times New Roman" w:hAnsi="Times New Roman" w:cs="Times New Roman"/>
          <w:color w:val="000000"/>
          <w:sz w:val="24"/>
          <w:szCs w:val="24"/>
        </w:rPr>
      </w:pPr>
      <w:r w:rsidRPr="000C7ACC">
        <w:rPr>
          <w:rFonts w:ascii="Times New Roman" w:hAnsi="Times New Roman" w:cs="Times New Roman"/>
          <w:b/>
          <w:bCs/>
          <w:color w:val="000000"/>
          <w:sz w:val="24"/>
          <w:szCs w:val="24"/>
        </w:rPr>
        <w:t>7</w:t>
      </w:r>
      <w:r w:rsidR="000C7ACC" w:rsidRPr="000C7ACC">
        <w:rPr>
          <w:rFonts w:ascii="Times New Roman" w:hAnsi="Times New Roman" w:cs="Times New Roman"/>
          <w:b/>
          <w:bCs/>
          <w:color w:val="000000"/>
          <w:sz w:val="24"/>
          <w:szCs w:val="24"/>
        </w:rPr>
        <w:t>.</w:t>
      </w:r>
      <w:r w:rsidRPr="000C7ACC">
        <w:rPr>
          <w:rFonts w:ascii="Times New Roman" w:hAnsi="Times New Roman" w:cs="Times New Roman"/>
          <w:b/>
          <w:bCs/>
          <w:color w:val="000000"/>
          <w:sz w:val="24"/>
          <w:szCs w:val="24"/>
        </w:rPr>
        <w:t xml:space="preserve"> </w:t>
      </w:r>
      <w:r w:rsidRPr="000C7ACC">
        <w:rPr>
          <w:rFonts w:ascii="Times New Roman" w:hAnsi="Times New Roman" w:cs="Times New Roman"/>
          <w:color w:val="000000"/>
          <w:sz w:val="24"/>
          <w:szCs w:val="24"/>
        </w:rPr>
        <w:t xml:space="preserve">When you are done entering characters for the label, press the </w:t>
      </w:r>
      <w:r w:rsidRPr="000C7ACC">
        <w:rPr>
          <w:rFonts w:ascii="Times New Roman" w:hAnsi="Times New Roman" w:cs="Times New Roman"/>
          <w:b/>
          <w:bCs/>
          <w:color w:val="000000"/>
          <w:sz w:val="24"/>
          <w:szCs w:val="24"/>
        </w:rPr>
        <w:t>Apply New Label</w:t>
      </w:r>
      <w:r w:rsidR="00EC27DB" w:rsidRPr="000C7ACC">
        <w:rPr>
          <w:rFonts w:ascii="Times New Roman" w:hAnsi="Times New Roman" w:cs="Times New Roman"/>
          <w:b/>
          <w:bCs/>
          <w:color w:val="000000"/>
          <w:sz w:val="24"/>
          <w:szCs w:val="24"/>
        </w:rPr>
        <w:t xml:space="preserve"> </w:t>
      </w:r>
      <w:proofErr w:type="spellStart"/>
      <w:r w:rsidRPr="000C7ACC">
        <w:rPr>
          <w:rFonts w:ascii="Times New Roman" w:hAnsi="Times New Roman" w:cs="Times New Roman"/>
          <w:color w:val="000000"/>
          <w:sz w:val="24"/>
          <w:szCs w:val="24"/>
        </w:rPr>
        <w:t>softkey</w:t>
      </w:r>
      <w:proofErr w:type="spellEnd"/>
      <w:r w:rsidRPr="000C7ACC">
        <w:rPr>
          <w:rFonts w:ascii="Times New Roman" w:hAnsi="Times New Roman" w:cs="Times New Roman"/>
          <w:color w:val="000000"/>
          <w:sz w:val="24"/>
          <w:szCs w:val="24"/>
        </w:rPr>
        <w:t xml:space="preserve"> to assign the label to the selected channel.</w:t>
      </w:r>
    </w:p>
    <w:p w:rsidR="00183CF9" w:rsidRDefault="00183CF9" w:rsidP="00EC27DB">
      <w:pPr>
        <w:widowControl/>
        <w:autoSpaceDE w:val="0"/>
        <w:autoSpaceDN w:val="0"/>
        <w:adjustRightInd w:val="0"/>
        <w:rPr>
          <w:rFonts w:ascii="Times New Roman" w:hAnsi="Times New Roman" w:cs="Times New Roman"/>
          <w:color w:val="000000"/>
          <w:sz w:val="24"/>
          <w:szCs w:val="24"/>
        </w:rPr>
      </w:pPr>
    </w:p>
    <w:p w:rsidR="00F016A7" w:rsidRPr="00F05509" w:rsidRDefault="00F016A7" w:rsidP="00C00EC2">
      <w:pPr>
        <w:rPr>
          <w:rFonts w:ascii="Times New Roman" w:eastAsia="Times New Roman" w:hAnsi="Times New Roman" w:cs="Times New Roman"/>
          <w:sz w:val="24"/>
          <w:szCs w:val="24"/>
        </w:rPr>
      </w:pPr>
      <w:r w:rsidRPr="00F05509">
        <w:rPr>
          <w:rFonts w:ascii="Times New Roman" w:eastAsia="Times New Roman" w:hAnsi="Times New Roman" w:cs="Times New Roman"/>
          <w:sz w:val="24"/>
          <w:szCs w:val="24"/>
        </w:rPr>
        <w:t>Upon becoming familiar with steps 1-</w:t>
      </w:r>
      <w:r w:rsidR="007F628E">
        <w:rPr>
          <w:rFonts w:ascii="Times New Roman" w:eastAsia="Times New Roman" w:hAnsi="Times New Roman" w:cs="Times New Roman"/>
          <w:sz w:val="24"/>
          <w:szCs w:val="24"/>
        </w:rPr>
        <w:t>7 above, practice relabeling D0,</w:t>
      </w:r>
      <w:r w:rsidR="007F628E" w:rsidRPr="007F628E">
        <w:rPr>
          <w:rFonts w:ascii="Times New Roman" w:eastAsia="Times New Roman" w:hAnsi="Times New Roman" w:cs="Times New Roman"/>
          <w:sz w:val="24"/>
          <w:szCs w:val="24"/>
        </w:rPr>
        <w:t xml:space="preserve"> </w:t>
      </w:r>
      <w:r w:rsidR="007F628E" w:rsidRPr="00F05509">
        <w:rPr>
          <w:rFonts w:ascii="Times New Roman" w:eastAsia="Times New Roman" w:hAnsi="Times New Roman" w:cs="Times New Roman"/>
          <w:sz w:val="24"/>
          <w:szCs w:val="24"/>
        </w:rPr>
        <w:t>D1</w:t>
      </w:r>
      <w:r w:rsidR="007F628E">
        <w:rPr>
          <w:rFonts w:ascii="Times New Roman" w:eastAsia="Times New Roman" w:hAnsi="Times New Roman" w:cs="Times New Roman"/>
          <w:sz w:val="24"/>
          <w:szCs w:val="24"/>
        </w:rPr>
        <w:t xml:space="preserve"> </w:t>
      </w:r>
      <w:r w:rsidRPr="00F05509">
        <w:rPr>
          <w:rFonts w:ascii="Times New Roman" w:eastAsia="Times New Roman" w:hAnsi="Times New Roman" w:cs="Times New Roman"/>
          <w:sz w:val="24"/>
          <w:szCs w:val="24"/>
        </w:rPr>
        <w:t>and D</w:t>
      </w:r>
      <w:r w:rsidR="007F628E">
        <w:rPr>
          <w:rFonts w:ascii="Times New Roman" w:eastAsia="Times New Roman" w:hAnsi="Times New Roman" w:cs="Times New Roman"/>
          <w:sz w:val="24"/>
          <w:szCs w:val="24"/>
        </w:rPr>
        <w:t>2</w:t>
      </w:r>
      <w:r w:rsidRPr="00F05509">
        <w:rPr>
          <w:rFonts w:ascii="Times New Roman" w:eastAsia="Times New Roman" w:hAnsi="Times New Roman" w:cs="Times New Roman"/>
          <w:sz w:val="24"/>
          <w:szCs w:val="24"/>
        </w:rPr>
        <w:t xml:space="preserve"> to TEST1</w:t>
      </w:r>
      <w:r w:rsidR="007F628E" w:rsidRPr="00F05509">
        <w:rPr>
          <w:rFonts w:ascii="Times New Roman" w:eastAsia="Times New Roman" w:hAnsi="Times New Roman" w:cs="Times New Roman"/>
          <w:sz w:val="24"/>
          <w:szCs w:val="24"/>
        </w:rPr>
        <w:t>,</w:t>
      </w:r>
      <w:r w:rsidRPr="00F05509">
        <w:rPr>
          <w:rFonts w:ascii="Times New Roman" w:eastAsia="Times New Roman" w:hAnsi="Times New Roman" w:cs="Times New Roman"/>
          <w:sz w:val="24"/>
          <w:szCs w:val="24"/>
        </w:rPr>
        <w:t xml:space="preserve"> TEST2 </w:t>
      </w:r>
      <w:r w:rsidR="007F628E" w:rsidRPr="00F05509">
        <w:rPr>
          <w:rFonts w:ascii="Times New Roman" w:eastAsia="Times New Roman" w:hAnsi="Times New Roman" w:cs="Times New Roman"/>
          <w:sz w:val="24"/>
          <w:szCs w:val="24"/>
        </w:rPr>
        <w:t>and TEST</w:t>
      </w:r>
      <w:r w:rsidR="007F628E">
        <w:rPr>
          <w:rFonts w:ascii="Times New Roman" w:eastAsia="Times New Roman" w:hAnsi="Times New Roman" w:cs="Times New Roman"/>
          <w:sz w:val="24"/>
          <w:szCs w:val="24"/>
        </w:rPr>
        <w:t>3</w:t>
      </w:r>
      <w:r w:rsidR="007F628E" w:rsidRPr="00F05509">
        <w:rPr>
          <w:rFonts w:ascii="Times New Roman" w:eastAsia="Times New Roman" w:hAnsi="Times New Roman" w:cs="Times New Roman"/>
          <w:sz w:val="24"/>
          <w:szCs w:val="24"/>
        </w:rPr>
        <w:t xml:space="preserve">, </w:t>
      </w:r>
      <w:r w:rsidRPr="00F05509">
        <w:rPr>
          <w:rFonts w:ascii="Times New Roman" w:eastAsia="Times New Roman" w:hAnsi="Times New Roman" w:cs="Times New Roman"/>
          <w:sz w:val="24"/>
          <w:szCs w:val="24"/>
        </w:rPr>
        <w:t>respectively. If done correctly your labels should look si</w:t>
      </w:r>
      <w:r w:rsidR="00436171" w:rsidRPr="00F05509">
        <w:rPr>
          <w:rFonts w:ascii="Times New Roman" w:eastAsia="Times New Roman" w:hAnsi="Times New Roman" w:cs="Times New Roman"/>
          <w:sz w:val="24"/>
          <w:szCs w:val="24"/>
        </w:rPr>
        <w:t>milar to those shown in Figure 9</w:t>
      </w:r>
      <w:r w:rsidRPr="00F05509">
        <w:rPr>
          <w:rFonts w:ascii="Times New Roman" w:eastAsia="Times New Roman" w:hAnsi="Times New Roman" w:cs="Times New Roman"/>
          <w:sz w:val="24"/>
          <w:szCs w:val="24"/>
        </w:rPr>
        <w:t>.</w:t>
      </w:r>
    </w:p>
    <w:p w:rsidR="009504F2" w:rsidRDefault="009504F2" w:rsidP="00711BE8">
      <w:pPr>
        <w:ind w:left="6120"/>
        <w:rPr>
          <w:rFonts w:ascii="Times New Roman" w:eastAsia="Times New Roman" w:hAnsi="Times New Roman" w:cs="Times New Roman"/>
          <w:sz w:val="20"/>
          <w:szCs w:val="20"/>
        </w:rPr>
      </w:pPr>
    </w:p>
    <w:p w:rsidR="009504F2" w:rsidRDefault="009504F2" w:rsidP="00711BE8">
      <w:pPr>
        <w:ind w:left="6120"/>
        <w:rPr>
          <w:rFonts w:ascii="Times New Roman" w:eastAsia="Times New Roman" w:hAnsi="Times New Roman" w:cs="Times New Roman"/>
          <w:sz w:val="20"/>
          <w:szCs w:val="20"/>
        </w:rPr>
      </w:pPr>
    </w:p>
    <w:p w:rsidR="009C465F" w:rsidRDefault="00276E87" w:rsidP="009504F2">
      <w:pPr>
        <w:rPr>
          <w:rFonts w:ascii="Times New Roman"/>
          <w:sz w:val="20"/>
        </w:rPr>
      </w:pPr>
      <w:r>
        <w:rPr>
          <w:rFonts w:ascii="KeysightSansLight" w:hAnsi="KeysightSansLight" w:cs="KeysightSansLight"/>
          <w:noProof/>
          <w:color w:val="545454"/>
          <w:sz w:val="30"/>
          <w:szCs w:val="30"/>
        </w:rPr>
        <w:lastRenderedPageBreak/>
        <w:drawing>
          <wp:inline distT="0" distB="0" distL="0" distR="0" wp14:anchorId="50AB2174" wp14:editId="502F5035">
            <wp:extent cx="5943600" cy="3735935"/>
            <wp:effectExtent l="0" t="0" r="0" b="0"/>
            <wp:docPr id="4" name="Picture 4" descr="F:\scop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ope_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35935"/>
                    </a:xfrm>
                    <a:prstGeom prst="rect">
                      <a:avLst/>
                    </a:prstGeom>
                    <a:noFill/>
                    <a:ln>
                      <a:noFill/>
                    </a:ln>
                  </pic:spPr>
                </pic:pic>
              </a:graphicData>
            </a:graphic>
          </wp:inline>
        </w:drawing>
      </w:r>
      <w:r w:rsidR="00711BE8">
        <w:rPr>
          <w:rFonts w:ascii="KeysightSansLight" w:hAnsi="KeysightSansLight" w:cs="KeysightSansLight"/>
          <w:color w:val="545454"/>
          <w:sz w:val="30"/>
          <w:szCs w:val="30"/>
        </w:rPr>
        <w:br w:type="textWrapping" w:clear="all"/>
      </w:r>
      <w:r w:rsidR="00711BE8">
        <w:rPr>
          <w:rFonts w:ascii="Times New Roman"/>
          <w:sz w:val="20"/>
        </w:rPr>
        <w:t xml:space="preserve">              </w:t>
      </w:r>
    </w:p>
    <w:p w:rsidR="00711BE8" w:rsidRPr="009504F2" w:rsidRDefault="009C465F" w:rsidP="004B5F9D">
      <w:pPr>
        <w:ind w:firstLine="720"/>
        <w:rPr>
          <w:rFonts w:ascii="Times New Roman"/>
          <w:sz w:val="20"/>
        </w:rPr>
      </w:pPr>
      <w:r>
        <w:rPr>
          <w:rFonts w:ascii="Times New Roman"/>
          <w:sz w:val="20"/>
        </w:rPr>
        <w:t xml:space="preserve">     </w:t>
      </w:r>
      <w:r w:rsidR="00EC27DB">
        <w:rPr>
          <w:rFonts w:ascii="Times New Roman"/>
          <w:sz w:val="20"/>
        </w:rPr>
        <w:tab/>
        <w:t xml:space="preserve">     </w:t>
      </w:r>
      <w:r w:rsidR="00F016A7">
        <w:rPr>
          <w:rFonts w:ascii="Times New Roman"/>
          <w:sz w:val="20"/>
        </w:rPr>
        <w:t xml:space="preserve">   </w:t>
      </w:r>
      <w:r w:rsidR="00EC27DB">
        <w:rPr>
          <w:rFonts w:ascii="Times New Roman"/>
          <w:sz w:val="20"/>
        </w:rPr>
        <w:t xml:space="preserve"> </w:t>
      </w:r>
      <w:r w:rsidR="00436171">
        <w:rPr>
          <w:rFonts w:ascii="Times New Roman"/>
          <w:sz w:val="20"/>
        </w:rPr>
        <w:t xml:space="preserve"> </w:t>
      </w:r>
      <w:r w:rsidR="00F05509">
        <w:rPr>
          <w:rFonts w:ascii="Times New Roman"/>
          <w:sz w:val="20"/>
        </w:rPr>
        <w:tab/>
      </w:r>
      <w:r w:rsidR="00F05509">
        <w:rPr>
          <w:rFonts w:ascii="Times New Roman"/>
          <w:sz w:val="20"/>
        </w:rPr>
        <w:tab/>
      </w:r>
      <w:proofErr w:type="gramStart"/>
      <w:r w:rsidR="007477AB">
        <w:rPr>
          <w:rFonts w:ascii="Times New Roman" w:eastAsia="Times New Roman" w:hAnsi="Times New Roman" w:cs="Times New Roman"/>
          <w:b/>
          <w:sz w:val="20"/>
          <w:szCs w:val="20"/>
        </w:rPr>
        <w:t>Figure 9</w:t>
      </w:r>
      <w:r w:rsidR="00C712BA">
        <w:rPr>
          <w:rFonts w:ascii="Times New Roman" w:eastAsia="Times New Roman" w:hAnsi="Times New Roman" w:cs="Times New Roman"/>
          <w:b/>
          <w:sz w:val="20"/>
          <w:szCs w:val="20"/>
        </w:rPr>
        <w:t>.</w:t>
      </w:r>
      <w:proofErr w:type="gramEnd"/>
      <w:r w:rsidR="009426FE">
        <w:rPr>
          <w:rFonts w:ascii="Times New Roman" w:eastAsia="Times New Roman" w:hAnsi="Times New Roman" w:cs="Times New Roman"/>
          <w:b/>
          <w:sz w:val="20"/>
          <w:szCs w:val="20"/>
        </w:rPr>
        <w:t xml:space="preserve"> Channel </w:t>
      </w:r>
      <w:r w:rsidR="00EA4AF6">
        <w:rPr>
          <w:rFonts w:ascii="Times New Roman" w:eastAsia="Times New Roman" w:hAnsi="Times New Roman" w:cs="Times New Roman"/>
          <w:b/>
          <w:sz w:val="20"/>
          <w:szCs w:val="20"/>
        </w:rPr>
        <w:t>Labeling of D0</w:t>
      </w:r>
      <w:proofErr w:type="gramStart"/>
      <w:r w:rsidR="00C85A29">
        <w:rPr>
          <w:rFonts w:ascii="Times New Roman" w:eastAsia="Times New Roman" w:hAnsi="Times New Roman" w:cs="Times New Roman"/>
          <w:b/>
          <w:sz w:val="20"/>
          <w:szCs w:val="20"/>
        </w:rPr>
        <w:t>,</w:t>
      </w:r>
      <w:r w:rsidR="00EA4AF6">
        <w:rPr>
          <w:rFonts w:ascii="Times New Roman" w:eastAsia="Times New Roman" w:hAnsi="Times New Roman" w:cs="Times New Roman"/>
          <w:b/>
          <w:sz w:val="20"/>
          <w:szCs w:val="20"/>
        </w:rPr>
        <w:t xml:space="preserve"> </w:t>
      </w:r>
      <w:r w:rsidR="00BA74DD">
        <w:rPr>
          <w:rFonts w:ascii="Times New Roman" w:eastAsia="Times New Roman" w:hAnsi="Times New Roman" w:cs="Times New Roman"/>
          <w:b/>
          <w:sz w:val="20"/>
          <w:szCs w:val="20"/>
        </w:rPr>
        <w:t xml:space="preserve"> </w:t>
      </w:r>
      <w:r w:rsidR="00C85A29">
        <w:rPr>
          <w:rFonts w:ascii="Times New Roman" w:eastAsia="Times New Roman" w:hAnsi="Times New Roman" w:cs="Times New Roman"/>
          <w:b/>
          <w:sz w:val="20"/>
          <w:szCs w:val="20"/>
        </w:rPr>
        <w:t>D1</w:t>
      </w:r>
      <w:proofErr w:type="gramEnd"/>
      <w:r w:rsidR="00BA74DD">
        <w:rPr>
          <w:rFonts w:ascii="Times New Roman" w:eastAsia="Times New Roman" w:hAnsi="Times New Roman" w:cs="Times New Roman"/>
          <w:b/>
          <w:sz w:val="20"/>
          <w:szCs w:val="20"/>
        </w:rPr>
        <w:t xml:space="preserve"> and</w:t>
      </w:r>
      <w:r w:rsidR="00EA4AF6">
        <w:rPr>
          <w:rFonts w:ascii="Times New Roman" w:eastAsia="Times New Roman" w:hAnsi="Times New Roman" w:cs="Times New Roman"/>
          <w:b/>
          <w:sz w:val="20"/>
          <w:szCs w:val="20"/>
        </w:rPr>
        <w:t xml:space="preserve"> D</w:t>
      </w:r>
      <w:r w:rsidR="00C85A29">
        <w:rPr>
          <w:rFonts w:ascii="Times New Roman" w:eastAsia="Times New Roman" w:hAnsi="Times New Roman" w:cs="Times New Roman"/>
          <w:b/>
          <w:sz w:val="20"/>
          <w:szCs w:val="20"/>
        </w:rPr>
        <w:t>2</w:t>
      </w:r>
    </w:p>
    <w:p w:rsidR="00711BE8" w:rsidRDefault="00711BE8" w:rsidP="00711BE8">
      <w:pPr>
        <w:rPr>
          <w:rFonts w:ascii="KeysightSansLight" w:hAnsi="KeysightSansLight" w:cs="KeysightSansLight"/>
          <w:color w:val="545454"/>
          <w:sz w:val="30"/>
          <w:szCs w:val="30"/>
        </w:rPr>
      </w:pPr>
    </w:p>
    <w:p w:rsidR="001B43F8" w:rsidDel="006C499B" w:rsidRDefault="001B43F8" w:rsidP="00711BE8">
      <w:pPr>
        <w:rPr>
          <w:del w:id="31" w:author="Gursel" w:date="2017-05-03T10:45:00Z"/>
          <w:rFonts w:ascii="Times New Roman" w:eastAsia="Times New Roman" w:hAnsi="Times New Roman" w:cs="Times New Roman"/>
          <w:sz w:val="20"/>
          <w:szCs w:val="20"/>
        </w:rPr>
      </w:pPr>
    </w:p>
    <w:p w:rsidR="00C00EC2" w:rsidRDefault="00C00EC2" w:rsidP="000F6857">
      <w:pPr>
        <w:rPr>
          <w:rFonts w:ascii="Arial" w:eastAsia="Times New Roman" w:hAnsi="Arial" w:cs="Arial"/>
          <w:b/>
          <w:sz w:val="24"/>
          <w:szCs w:val="24"/>
        </w:rPr>
      </w:pPr>
    </w:p>
    <w:p w:rsidR="00C00EC2" w:rsidRPr="003B3413" w:rsidRDefault="00C00EC2" w:rsidP="00C00EC2">
      <w:pPr>
        <w:rPr>
          <w:rFonts w:ascii="Times New Roman" w:eastAsia="Times New Roman" w:hAnsi="Times New Roman" w:cs="Times New Roman"/>
          <w:b/>
          <w:sz w:val="32"/>
          <w:szCs w:val="32"/>
        </w:rPr>
      </w:pPr>
      <w:r w:rsidRPr="003B3413">
        <w:rPr>
          <w:rFonts w:ascii="Times New Roman" w:eastAsia="Times New Roman" w:hAnsi="Times New Roman" w:cs="Times New Roman"/>
          <w:b/>
          <w:sz w:val="32"/>
          <w:szCs w:val="32"/>
        </w:rPr>
        <w:t>Cursors</w:t>
      </w:r>
    </w:p>
    <w:p w:rsidR="00C00EC2" w:rsidRPr="00183CF9" w:rsidRDefault="00C00EC2" w:rsidP="00C00EC2">
      <w:pPr>
        <w:rPr>
          <w:rFonts w:ascii="Times New Roman" w:eastAsia="Times New Roman" w:hAnsi="Times New Roman" w:cs="Times New Roman"/>
          <w:b/>
          <w:sz w:val="28"/>
          <w:szCs w:val="28"/>
        </w:rPr>
      </w:pPr>
    </w:p>
    <w:p w:rsidR="00C00EC2" w:rsidRPr="00183CF9" w:rsidRDefault="00C00EC2" w:rsidP="00C00EC2">
      <w:pPr>
        <w:widowControl/>
        <w:autoSpaceDE w:val="0"/>
        <w:autoSpaceDN w:val="0"/>
        <w:adjustRightInd w:val="0"/>
        <w:rPr>
          <w:rFonts w:ascii="Times New Roman" w:hAnsi="Times New Roman" w:cs="Times New Roman"/>
          <w:color w:val="000000"/>
          <w:sz w:val="24"/>
          <w:szCs w:val="24"/>
        </w:rPr>
      </w:pPr>
      <w:r w:rsidRPr="00183CF9">
        <w:rPr>
          <w:rFonts w:ascii="Times New Roman" w:hAnsi="Times New Roman" w:cs="Times New Roman"/>
          <w:b/>
          <w:bCs/>
          <w:color w:val="000000"/>
          <w:sz w:val="24"/>
          <w:szCs w:val="24"/>
        </w:rPr>
        <w:t>1</w:t>
      </w:r>
      <w:r w:rsidR="009426FE">
        <w:rPr>
          <w:rFonts w:ascii="Times New Roman" w:hAnsi="Times New Roman" w:cs="Times New Roman"/>
          <w:b/>
          <w:bCs/>
          <w:color w:val="000000"/>
          <w:sz w:val="24"/>
          <w:szCs w:val="24"/>
        </w:rPr>
        <w:t>.</w:t>
      </w:r>
      <w:r w:rsidRPr="00183CF9">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 xml:space="preserve">Use the same square wave signals previously used at the </w:t>
      </w:r>
      <w:r w:rsidR="00184BB8">
        <w:rPr>
          <w:rFonts w:ascii="Times New Roman" w:hAnsi="Times New Roman" w:cs="Times New Roman"/>
          <w:color w:val="000000"/>
          <w:sz w:val="24"/>
          <w:szCs w:val="24"/>
        </w:rPr>
        <w:t xml:space="preserve">D0 (TEST1), D1 (TEST2) </w:t>
      </w:r>
      <w:r>
        <w:rPr>
          <w:rFonts w:ascii="Times New Roman" w:hAnsi="Times New Roman" w:cs="Times New Roman"/>
          <w:color w:val="000000"/>
          <w:sz w:val="24"/>
          <w:szCs w:val="24"/>
        </w:rPr>
        <w:t xml:space="preserve">and </w:t>
      </w:r>
      <w:r w:rsidR="00C3446A">
        <w:rPr>
          <w:rFonts w:ascii="Times New Roman" w:hAnsi="Times New Roman" w:cs="Times New Roman"/>
          <w:color w:val="000000"/>
          <w:sz w:val="24"/>
          <w:szCs w:val="24"/>
        </w:rPr>
        <w:t>D</w:t>
      </w:r>
      <w:r w:rsidR="00184BB8">
        <w:rPr>
          <w:rFonts w:ascii="Times New Roman" w:hAnsi="Times New Roman" w:cs="Times New Roman"/>
          <w:color w:val="000000"/>
          <w:sz w:val="24"/>
          <w:szCs w:val="24"/>
        </w:rPr>
        <w:t>2</w:t>
      </w:r>
      <w:r w:rsidR="00C3446A">
        <w:rPr>
          <w:rFonts w:ascii="Times New Roman" w:hAnsi="Times New Roman" w:cs="Times New Roman"/>
          <w:color w:val="000000"/>
          <w:sz w:val="24"/>
          <w:szCs w:val="24"/>
        </w:rPr>
        <w:t xml:space="preserve"> (TEST</w:t>
      </w:r>
      <w:r w:rsidR="00184BB8">
        <w:rPr>
          <w:rFonts w:ascii="Times New Roman" w:hAnsi="Times New Roman" w:cs="Times New Roman"/>
          <w:color w:val="000000"/>
          <w:sz w:val="24"/>
          <w:szCs w:val="24"/>
        </w:rPr>
        <w:t>3</w:t>
      </w:r>
      <w:r w:rsidR="00C3446A">
        <w:rPr>
          <w:rFonts w:ascii="Times New Roman" w:hAnsi="Times New Roman" w:cs="Times New Roman"/>
          <w:color w:val="000000"/>
          <w:sz w:val="24"/>
          <w:szCs w:val="24"/>
        </w:rPr>
        <w:t>)</w:t>
      </w:r>
      <w:r>
        <w:rPr>
          <w:rFonts w:ascii="Times New Roman" w:hAnsi="Times New Roman" w:cs="Times New Roman"/>
          <w:color w:val="000000"/>
          <w:sz w:val="24"/>
          <w:szCs w:val="24"/>
        </w:rPr>
        <w:t xml:space="preserve"> inputs to practice </w:t>
      </w:r>
      <w:r w:rsidR="008E64C5">
        <w:rPr>
          <w:rFonts w:ascii="Times New Roman" w:hAnsi="Times New Roman" w:cs="Times New Roman"/>
          <w:color w:val="000000"/>
          <w:sz w:val="24"/>
          <w:szCs w:val="24"/>
        </w:rPr>
        <w:t xml:space="preserve">the use of </w:t>
      </w:r>
      <w:r>
        <w:rPr>
          <w:rFonts w:ascii="Times New Roman" w:hAnsi="Times New Roman" w:cs="Times New Roman"/>
          <w:color w:val="000000"/>
          <w:sz w:val="24"/>
          <w:szCs w:val="24"/>
        </w:rPr>
        <w:t>cursors.</w:t>
      </w:r>
      <w:r w:rsidR="005C5416">
        <w:rPr>
          <w:rFonts w:ascii="Times New Roman" w:hAnsi="Times New Roman" w:cs="Times New Roman"/>
          <w:color w:val="000000"/>
          <w:sz w:val="24"/>
          <w:szCs w:val="24"/>
        </w:rPr>
        <w:t xml:space="preserve"> Be sure to press the </w:t>
      </w:r>
      <w:r w:rsidR="005C5416" w:rsidRPr="005C5416">
        <w:rPr>
          <w:rFonts w:ascii="Times New Roman" w:hAnsi="Times New Roman" w:cs="Times New Roman"/>
          <w:b/>
          <w:color w:val="000000"/>
          <w:sz w:val="24"/>
          <w:szCs w:val="24"/>
        </w:rPr>
        <w:t>Single</w:t>
      </w:r>
      <w:r w:rsidR="005C5416">
        <w:rPr>
          <w:rFonts w:ascii="Times New Roman" w:hAnsi="Times New Roman" w:cs="Times New Roman"/>
          <w:color w:val="000000"/>
          <w:sz w:val="24"/>
          <w:szCs w:val="24"/>
        </w:rPr>
        <w:t xml:space="preserve"> key in order to ‘freeze’ the waveforms in time. </w:t>
      </w:r>
    </w:p>
    <w:p w:rsidR="00C00EC2" w:rsidRPr="00183CF9" w:rsidRDefault="00C00EC2" w:rsidP="00C00EC2">
      <w:pPr>
        <w:widowControl/>
        <w:autoSpaceDE w:val="0"/>
        <w:autoSpaceDN w:val="0"/>
        <w:adjustRightInd w:val="0"/>
        <w:rPr>
          <w:rFonts w:ascii="Times New Roman" w:hAnsi="Times New Roman" w:cs="Times New Roman"/>
          <w:color w:val="000000"/>
          <w:sz w:val="24"/>
          <w:szCs w:val="24"/>
        </w:rPr>
      </w:pPr>
    </w:p>
    <w:p w:rsidR="00C00EC2" w:rsidRPr="00183CF9" w:rsidRDefault="00C00EC2" w:rsidP="00C00EC2">
      <w:pPr>
        <w:widowControl/>
        <w:autoSpaceDE w:val="0"/>
        <w:autoSpaceDN w:val="0"/>
        <w:adjustRightInd w:val="0"/>
        <w:rPr>
          <w:rFonts w:ascii="Times New Roman" w:hAnsi="Times New Roman" w:cs="Times New Roman"/>
          <w:color w:val="000000"/>
          <w:sz w:val="24"/>
          <w:szCs w:val="24"/>
        </w:rPr>
      </w:pPr>
      <w:r w:rsidRPr="00183CF9">
        <w:rPr>
          <w:rFonts w:ascii="Times New Roman" w:hAnsi="Times New Roman" w:cs="Times New Roman"/>
          <w:b/>
          <w:bCs/>
          <w:color w:val="000000"/>
          <w:sz w:val="24"/>
          <w:szCs w:val="24"/>
        </w:rPr>
        <w:t>2</w:t>
      </w:r>
      <w:r w:rsidR="009426FE">
        <w:rPr>
          <w:rFonts w:ascii="Times New Roman" w:hAnsi="Times New Roman" w:cs="Times New Roman"/>
          <w:b/>
          <w:bCs/>
          <w:color w:val="000000"/>
          <w:sz w:val="24"/>
          <w:szCs w:val="24"/>
        </w:rPr>
        <w:t>.</w:t>
      </w:r>
      <w:r w:rsidRPr="00183CF9">
        <w:rPr>
          <w:rFonts w:ascii="Times New Roman" w:hAnsi="Times New Roman" w:cs="Times New Roman"/>
          <w:b/>
          <w:bCs/>
          <w:color w:val="000000"/>
          <w:sz w:val="24"/>
          <w:szCs w:val="24"/>
        </w:rPr>
        <w:t xml:space="preserve"> </w:t>
      </w:r>
      <w:r w:rsidR="00582A07">
        <w:rPr>
          <w:rFonts w:ascii="Times New Roman" w:hAnsi="Times New Roman" w:cs="Times New Roman"/>
          <w:bCs/>
          <w:color w:val="000000"/>
          <w:sz w:val="24"/>
          <w:szCs w:val="24"/>
        </w:rPr>
        <w:t xml:space="preserve">Once the two square waves are present on the oscilloscope screen, </w:t>
      </w:r>
      <w:r w:rsidR="007F63F0">
        <w:rPr>
          <w:rFonts w:ascii="Times New Roman" w:hAnsi="Times New Roman" w:cs="Times New Roman"/>
          <w:bCs/>
          <w:color w:val="000000"/>
          <w:sz w:val="24"/>
          <w:szCs w:val="24"/>
        </w:rPr>
        <w:t>p</w:t>
      </w:r>
      <w:r w:rsidRPr="00183CF9">
        <w:rPr>
          <w:rFonts w:ascii="Times New Roman" w:hAnsi="Times New Roman" w:cs="Times New Roman"/>
          <w:color w:val="000000"/>
          <w:sz w:val="24"/>
          <w:szCs w:val="24"/>
        </w:rPr>
        <w:t xml:space="preserve">ress the </w:t>
      </w:r>
      <w:r w:rsidR="005C5416">
        <w:rPr>
          <w:rFonts w:ascii="Times New Roman" w:hAnsi="Times New Roman" w:cs="Times New Roman"/>
          <w:b/>
          <w:bCs/>
          <w:color w:val="000000"/>
          <w:sz w:val="24"/>
          <w:szCs w:val="24"/>
        </w:rPr>
        <w:t>Cursors</w:t>
      </w:r>
      <w:r w:rsidRPr="00183CF9">
        <w:rPr>
          <w:rFonts w:ascii="Times New Roman" w:hAnsi="Times New Roman" w:cs="Times New Roman"/>
          <w:b/>
          <w:bCs/>
          <w:color w:val="000000"/>
          <w:sz w:val="24"/>
          <w:szCs w:val="24"/>
        </w:rPr>
        <w:t xml:space="preserve"> </w:t>
      </w:r>
      <w:r w:rsidRPr="00183CF9">
        <w:rPr>
          <w:rFonts w:ascii="Times New Roman" w:hAnsi="Times New Roman" w:cs="Times New Roman"/>
          <w:color w:val="000000"/>
          <w:sz w:val="24"/>
          <w:szCs w:val="24"/>
        </w:rPr>
        <w:t>key. The Cursors box in the right-side information area appears, indicating that</w:t>
      </w:r>
      <w:r>
        <w:rPr>
          <w:rFonts w:ascii="Times New Roman" w:hAnsi="Times New Roman" w:cs="Times New Roman"/>
          <w:color w:val="000000"/>
          <w:sz w:val="24"/>
          <w:szCs w:val="24"/>
        </w:rPr>
        <w:t xml:space="preserve"> </w:t>
      </w:r>
      <w:r w:rsidR="009426FE">
        <w:rPr>
          <w:rFonts w:ascii="Times New Roman" w:hAnsi="Times New Roman" w:cs="Times New Roman"/>
          <w:color w:val="000000"/>
          <w:sz w:val="24"/>
          <w:szCs w:val="24"/>
        </w:rPr>
        <w:t>cursors are ‘ON’</w:t>
      </w:r>
      <w:r w:rsidRPr="00183CF9">
        <w:rPr>
          <w:rFonts w:ascii="Times New Roman" w:hAnsi="Times New Roman" w:cs="Times New Roman"/>
          <w:color w:val="000000"/>
          <w:sz w:val="24"/>
          <w:szCs w:val="24"/>
        </w:rPr>
        <w:t xml:space="preserve">. (Press the </w:t>
      </w:r>
      <w:r w:rsidR="005C5416">
        <w:rPr>
          <w:rFonts w:ascii="Times New Roman" w:hAnsi="Times New Roman" w:cs="Times New Roman"/>
          <w:b/>
          <w:bCs/>
          <w:color w:val="000000"/>
          <w:sz w:val="24"/>
          <w:szCs w:val="24"/>
        </w:rPr>
        <w:t>Cursors</w:t>
      </w:r>
      <w:r w:rsidRPr="00183CF9">
        <w:rPr>
          <w:rFonts w:ascii="Times New Roman" w:hAnsi="Times New Roman" w:cs="Times New Roman"/>
          <w:b/>
          <w:bCs/>
          <w:color w:val="000000"/>
          <w:sz w:val="24"/>
          <w:szCs w:val="24"/>
        </w:rPr>
        <w:t xml:space="preserve"> </w:t>
      </w:r>
      <w:r w:rsidRPr="00183CF9">
        <w:rPr>
          <w:rFonts w:ascii="Times New Roman" w:hAnsi="Times New Roman" w:cs="Times New Roman"/>
          <w:color w:val="000000"/>
          <w:sz w:val="24"/>
          <w:szCs w:val="24"/>
        </w:rPr>
        <w:t>key again when you want to turn cursors</w:t>
      </w:r>
      <w:r>
        <w:rPr>
          <w:rFonts w:ascii="Times New Roman" w:hAnsi="Times New Roman" w:cs="Times New Roman"/>
          <w:color w:val="000000"/>
          <w:sz w:val="24"/>
          <w:szCs w:val="24"/>
        </w:rPr>
        <w:t xml:space="preserve"> </w:t>
      </w:r>
      <w:r w:rsidR="009426FE">
        <w:rPr>
          <w:rFonts w:ascii="Times New Roman" w:hAnsi="Times New Roman" w:cs="Times New Roman"/>
          <w:color w:val="000000"/>
          <w:sz w:val="24"/>
          <w:szCs w:val="24"/>
        </w:rPr>
        <w:t>‘OFF’</w:t>
      </w:r>
      <w:r w:rsidRPr="00183CF9">
        <w:rPr>
          <w:rFonts w:ascii="Times New Roman" w:hAnsi="Times New Roman" w:cs="Times New Roman"/>
          <w:color w:val="000000"/>
          <w:sz w:val="24"/>
          <w:szCs w:val="24"/>
        </w:rPr>
        <w:t>.)</w:t>
      </w:r>
    </w:p>
    <w:p w:rsidR="00C00EC2" w:rsidRPr="00183CF9" w:rsidRDefault="00C00EC2" w:rsidP="00C00EC2">
      <w:pPr>
        <w:widowControl/>
        <w:autoSpaceDE w:val="0"/>
        <w:autoSpaceDN w:val="0"/>
        <w:adjustRightInd w:val="0"/>
        <w:rPr>
          <w:rFonts w:ascii="Times New Roman" w:hAnsi="Times New Roman" w:cs="Times New Roman"/>
          <w:b/>
          <w:bCs/>
          <w:color w:val="000000"/>
          <w:sz w:val="24"/>
          <w:szCs w:val="24"/>
        </w:rPr>
      </w:pPr>
    </w:p>
    <w:p w:rsidR="00C00EC2" w:rsidRPr="00183CF9" w:rsidRDefault="00C00EC2" w:rsidP="00C00EC2">
      <w:pPr>
        <w:widowControl/>
        <w:autoSpaceDE w:val="0"/>
        <w:autoSpaceDN w:val="0"/>
        <w:adjustRightInd w:val="0"/>
        <w:rPr>
          <w:rFonts w:ascii="Times New Roman" w:hAnsi="Times New Roman" w:cs="Times New Roman"/>
          <w:color w:val="000000"/>
          <w:sz w:val="24"/>
          <w:szCs w:val="24"/>
        </w:rPr>
      </w:pPr>
      <w:r w:rsidRPr="00183CF9">
        <w:rPr>
          <w:rFonts w:ascii="Times New Roman" w:hAnsi="Times New Roman" w:cs="Times New Roman"/>
          <w:b/>
          <w:bCs/>
          <w:color w:val="000000"/>
          <w:sz w:val="24"/>
          <w:szCs w:val="24"/>
        </w:rPr>
        <w:t>3</w:t>
      </w:r>
      <w:r w:rsidR="009426FE">
        <w:rPr>
          <w:rFonts w:ascii="Times New Roman" w:hAnsi="Times New Roman" w:cs="Times New Roman"/>
          <w:b/>
          <w:bCs/>
          <w:color w:val="000000"/>
          <w:sz w:val="24"/>
          <w:szCs w:val="24"/>
        </w:rPr>
        <w:t>.</w:t>
      </w:r>
      <w:r w:rsidRPr="00183CF9">
        <w:rPr>
          <w:rFonts w:ascii="Times New Roman" w:hAnsi="Times New Roman" w:cs="Times New Roman"/>
          <w:b/>
          <w:bCs/>
          <w:color w:val="000000"/>
          <w:sz w:val="24"/>
          <w:szCs w:val="24"/>
        </w:rPr>
        <w:t xml:space="preserve"> </w:t>
      </w:r>
      <w:r w:rsidRPr="00183CF9">
        <w:rPr>
          <w:rFonts w:ascii="Times New Roman" w:hAnsi="Times New Roman" w:cs="Times New Roman"/>
          <w:color w:val="000000"/>
          <w:sz w:val="24"/>
          <w:szCs w:val="24"/>
        </w:rPr>
        <w:t xml:space="preserve">In the Cursors Menu, press </w:t>
      </w:r>
      <w:r w:rsidRPr="00183CF9">
        <w:rPr>
          <w:rFonts w:ascii="Times New Roman" w:hAnsi="Times New Roman" w:cs="Times New Roman"/>
          <w:b/>
          <w:bCs/>
          <w:color w:val="000000"/>
          <w:sz w:val="24"/>
          <w:szCs w:val="24"/>
        </w:rPr>
        <w:t>Mode</w:t>
      </w:r>
      <w:r w:rsidR="007F63F0">
        <w:rPr>
          <w:rFonts w:ascii="Times New Roman" w:hAnsi="Times New Roman" w:cs="Times New Roman"/>
          <w:color w:val="000000"/>
          <w:sz w:val="24"/>
          <w:szCs w:val="24"/>
        </w:rPr>
        <w:t xml:space="preserve">; then, select the </w:t>
      </w:r>
      <w:r w:rsidR="007F63F0" w:rsidRPr="007F63F0">
        <w:rPr>
          <w:rFonts w:ascii="Times New Roman" w:hAnsi="Times New Roman" w:cs="Times New Roman"/>
          <w:i/>
          <w:color w:val="000000"/>
          <w:sz w:val="24"/>
          <w:szCs w:val="24"/>
        </w:rPr>
        <w:t>Manual</w:t>
      </w:r>
      <w:r w:rsidR="007F63F0">
        <w:rPr>
          <w:rFonts w:ascii="Times New Roman" w:hAnsi="Times New Roman" w:cs="Times New Roman"/>
          <w:color w:val="000000"/>
          <w:sz w:val="24"/>
          <w:szCs w:val="24"/>
        </w:rPr>
        <w:t xml:space="preserve"> </w:t>
      </w:r>
      <w:r w:rsidR="007F63F0" w:rsidRPr="007F63F0">
        <w:rPr>
          <w:rFonts w:ascii="Times New Roman" w:hAnsi="Times New Roman" w:cs="Times New Roman"/>
          <w:color w:val="000000"/>
          <w:sz w:val="24"/>
          <w:szCs w:val="24"/>
        </w:rPr>
        <w:t>option.</w:t>
      </w:r>
      <w:r w:rsidR="007F63F0">
        <w:rPr>
          <w:rFonts w:ascii="Times New Roman" w:hAnsi="Times New Roman" w:cs="Times New Roman"/>
          <w:b/>
          <w:color w:val="000000"/>
          <w:sz w:val="24"/>
          <w:szCs w:val="24"/>
        </w:rPr>
        <w:t xml:space="preserve"> </w:t>
      </w:r>
      <w:r w:rsidR="007F63F0">
        <w:rPr>
          <w:rFonts w:ascii="Times New Roman" w:hAnsi="Times New Roman" w:cs="Times New Roman"/>
          <w:color w:val="000000"/>
          <w:sz w:val="24"/>
          <w:szCs w:val="24"/>
        </w:rPr>
        <w:t xml:space="preserve">In the </w:t>
      </w:r>
      <w:r w:rsidR="007F63F0" w:rsidRPr="007F63F0">
        <w:rPr>
          <w:rFonts w:ascii="Times New Roman" w:hAnsi="Times New Roman" w:cs="Times New Roman"/>
          <w:i/>
          <w:color w:val="000000"/>
          <w:sz w:val="24"/>
          <w:szCs w:val="24"/>
        </w:rPr>
        <w:t>Manual</w:t>
      </w:r>
      <w:r w:rsidR="007F63F0">
        <w:rPr>
          <w:rFonts w:ascii="Times New Roman" w:hAnsi="Times New Roman" w:cs="Times New Roman"/>
          <w:color w:val="000000"/>
          <w:sz w:val="24"/>
          <w:szCs w:val="24"/>
        </w:rPr>
        <w:t xml:space="preserve"> mode, </w:t>
      </w:r>
      <w:r w:rsidRPr="00183CF9">
        <w:rPr>
          <w:rFonts w:ascii="Times New Roman" w:hAnsi="Times New Roman" w:cs="Times New Roman"/>
          <w:color w:val="000000"/>
          <w:sz w:val="24"/>
          <w:szCs w:val="24"/>
        </w:rPr>
        <w:t>ΔX, 1/ΔX, and ΔY values are displayed. ΔX is the difference between the X1 and X2 cursors and ΔY is the difference between the Y1 andY2 cursors.</w:t>
      </w:r>
      <w:r w:rsidRPr="00183CF9">
        <w:rPr>
          <w:rFonts w:ascii="Times New Roman" w:hAnsi="Times New Roman" w:cs="Times New Roman"/>
          <w:noProof/>
          <w:sz w:val="24"/>
          <w:szCs w:val="24"/>
        </w:rPr>
        <w:t xml:space="preserve"> </w:t>
      </w:r>
    </w:p>
    <w:p w:rsidR="00C00EC2" w:rsidRPr="00183CF9" w:rsidRDefault="00C00EC2" w:rsidP="00C00EC2">
      <w:pPr>
        <w:widowControl/>
        <w:autoSpaceDE w:val="0"/>
        <w:autoSpaceDN w:val="0"/>
        <w:adjustRightInd w:val="0"/>
        <w:rPr>
          <w:rFonts w:ascii="Times New Roman" w:hAnsi="Times New Roman" w:cs="Times New Roman"/>
          <w:color w:val="000000"/>
          <w:sz w:val="24"/>
          <w:szCs w:val="24"/>
        </w:rPr>
      </w:pPr>
    </w:p>
    <w:p w:rsidR="007515CA" w:rsidRDefault="007F63F0" w:rsidP="007515CA">
      <w:pPr>
        <w:widowControl/>
        <w:autoSpaceDE w:val="0"/>
        <w:autoSpaceDN w:val="0"/>
        <w:adjustRightInd w:val="0"/>
        <w:rPr>
          <w:rFonts w:ascii="Times New Roman" w:hAnsi="Times New Roman" w:cs="Times New Roman"/>
          <w:color w:val="000000"/>
          <w:sz w:val="24"/>
          <w:szCs w:val="24"/>
        </w:rPr>
      </w:pPr>
      <w:r>
        <w:rPr>
          <w:rFonts w:ascii="Times New Roman" w:hAnsi="Times New Roman" w:cs="Times New Roman"/>
          <w:b/>
          <w:bCs/>
          <w:color w:val="000000"/>
          <w:sz w:val="24"/>
          <w:szCs w:val="24"/>
        </w:rPr>
        <w:t>4</w:t>
      </w:r>
      <w:r w:rsidR="009426FE">
        <w:rPr>
          <w:rFonts w:ascii="Times New Roman" w:hAnsi="Times New Roman" w:cs="Times New Roman"/>
          <w:b/>
          <w:bCs/>
          <w:color w:val="000000"/>
          <w:sz w:val="24"/>
          <w:szCs w:val="24"/>
        </w:rPr>
        <w:t>.</w:t>
      </w:r>
      <w:r w:rsidR="00C00EC2" w:rsidRPr="00183CF9">
        <w:rPr>
          <w:rFonts w:ascii="Times New Roman" w:hAnsi="Times New Roman" w:cs="Times New Roman"/>
          <w:b/>
          <w:bCs/>
          <w:color w:val="000000"/>
          <w:sz w:val="24"/>
          <w:szCs w:val="24"/>
        </w:rPr>
        <w:t xml:space="preserve"> </w:t>
      </w:r>
      <w:r w:rsidR="00C00EC2" w:rsidRPr="00183CF9">
        <w:rPr>
          <w:rFonts w:ascii="Times New Roman" w:hAnsi="Times New Roman" w:cs="Times New Roman"/>
          <w:color w:val="000000"/>
          <w:sz w:val="24"/>
          <w:szCs w:val="24"/>
        </w:rPr>
        <w:t xml:space="preserve">Push the </w:t>
      </w:r>
      <w:r w:rsidR="00C00EC2" w:rsidRPr="009C0DAF">
        <w:rPr>
          <w:rFonts w:ascii="Times New Roman" w:hAnsi="Times New Roman" w:cs="Times New Roman"/>
          <w:b/>
          <w:color w:val="000000"/>
          <w:sz w:val="24"/>
          <w:szCs w:val="24"/>
        </w:rPr>
        <w:t>Cursors</w:t>
      </w:r>
      <w:r w:rsidR="00C00EC2" w:rsidRPr="00183CF9">
        <w:rPr>
          <w:rFonts w:ascii="Times New Roman" w:hAnsi="Times New Roman" w:cs="Times New Roman"/>
          <w:color w:val="000000"/>
          <w:sz w:val="24"/>
          <w:szCs w:val="24"/>
        </w:rPr>
        <w:t xml:space="preserve"> kn</w:t>
      </w:r>
      <w:r w:rsidR="009C0DAF">
        <w:rPr>
          <w:rFonts w:ascii="Times New Roman" w:hAnsi="Times New Roman" w:cs="Times New Roman"/>
          <w:color w:val="000000"/>
          <w:sz w:val="24"/>
          <w:szCs w:val="24"/>
        </w:rPr>
        <w:t xml:space="preserve">ob; then, turn the </w:t>
      </w:r>
      <w:r w:rsidR="009C0DAF" w:rsidRPr="009C0DAF">
        <w:rPr>
          <w:rFonts w:ascii="Times New Roman" w:hAnsi="Times New Roman" w:cs="Times New Roman"/>
          <w:b/>
          <w:color w:val="000000"/>
          <w:sz w:val="24"/>
          <w:szCs w:val="24"/>
        </w:rPr>
        <w:t>Cursors</w:t>
      </w:r>
      <w:r w:rsidR="009C0DAF">
        <w:rPr>
          <w:rFonts w:ascii="Times New Roman" w:hAnsi="Times New Roman" w:cs="Times New Roman"/>
          <w:color w:val="000000"/>
          <w:sz w:val="24"/>
          <w:szCs w:val="24"/>
        </w:rPr>
        <w:t xml:space="preserve"> knob to select the desired cursor, </w:t>
      </w:r>
      <w:r w:rsidR="009C0DAF" w:rsidRPr="005C5416">
        <w:rPr>
          <w:rFonts w:ascii="Times New Roman" w:hAnsi="Times New Roman" w:cs="Times New Roman"/>
          <w:b/>
          <w:color w:val="000000"/>
          <w:sz w:val="24"/>
          <w:szCs w:val="24"/>
        </w:rPr>
        <w:t xml:space="preserve">X1, X2, </w:t>
      </w:r>
      <w:proofErr w:type="gramStart"/>
      <w:r w:rsidR="009C0DAF" w:rsidRPr="005C5416">
        <w:rPr>
          <w:rFonts w:ascii="Times New Roman" w:hAnsi="Times New Roman" w:cs="Times New Roman"/>
          <w:b/>
          <w:color w:val="000000"/>
          <w:sz w:val="24"/>
          <w:szCs w:val="24"/>
        </w:rPr>
        <w:t>X1</w:t>
      </w:r>
      <w:proofErr w:type="gramEnd"/>
      <w:r w:rsidR="009C0DAF">
        <w:rPr>
          <w:rFonts w:ascii="Times New Roman" w:hAnsi="Times New Roman" w:cs="Times New Roman"/>
          <w:color w:val="000000"/>
          <w:sz w:val="24"/>
          <w:szCs w:val="24"/>
        </w:rPr>
        <w:t xml:space="preserve"> </w:t>
      </w:r>
      <w:r w:rsidR="003F631C">
        <w:rPr>
          <w:rFonts w:ascii="Times New Roman" w:hAnsi="Times New Roman" w:cs="Times New Roman"/>
          <w:b/>
          <w:color w:val="000000"/>
          <w:sz w:val="24"/>
          <w:szCs w:val="24"/>
        </w:rPr>
        <w:t>X2 l</w:t>
      </w:r>
      <w:r w:rsidR="009C0DAF" w:rsidRPr="005C5416">
        <w:rPr>
          <w:rFonts w:ascii="Times New Roman" w:hAnsi="Times New Roman" w:cs="Times New Roman"/>
          <w:b/>
          <w:color w:val="000000"/>
          <w:sz w:val="24"/>
          <w:szCs w:val="24"/>
        </w:rPr>
        <w:t xml:space="preserve">inked, Y1, Y2, or </w:t>
      </w:r>
      <w:r w:rsidR="003F631C">
        <w:rPr>
          <w:rFonts w:ascii="Times New Roman" w:hAnsi="Times New Roman" w:cs="Times New Roman"/>
          <w:b/>
          <w:color w:val="000000"/>
          <w:sz w:val="24"/>
          <w:szCs w:val="24"/>
        </w:rPr>
        <w:t>Y1 Y2 l</w:t>
      </w:r>
      <w:r w:rsidR="009C0DAF" w:rsidRPr="005C5416">
        <w:rPr>
          <w:rFonts w:ascii="Times New Roman" w:hAnsi="Times New Roman" w:cs="Times New Roman"/>
          <w:b/>
          <w:color w:val="000000"/>
          <w:sz w:val="24"/>
          <w:szCs w:val="24"/>
        </w:rPr>
        <w:t>inked.</w:t>
      </w:r>
      <w:r w:rsidR="009C0DAF">
        <w:rPr>
          <w:rFonts w:ascii="Times New Roman" w:hAnsi="Times New Roman" w:cs="Times New Roman"/>
          <w:color w:val="000000"/>
          <w:sz w:val="24"/>
          <w:szCs w:val="24"/>
        </w:rPr>
        <w:t xml:space="preserve"> </w:t>
      </w:r>
      <w:r w:rsidR="007515CA">
        <w:rPr>
          <w:rFonts w:ascii="Times New Roman" w:hAnsi="Times New Roman" w:cs="Times New Roman"/>
          <w:color w:val="000000"/>
          <w:sz w:val="24"/>
          <w:szCs w:val="24"/>
        </w:rPr>
        <w:t xml:space="preserve">The </w:t>
      </w:r>
      <w:r w:rsidR="007515CA" w:rsidRPr="007515CA">
        <w:rPr>
          <w:rFonts w:ascii="Times New Roman" w:hAnsi="Times New Roman" w:cs="Times New Roman"/>
          <w:b/>
          <w:color w:val="000000"/>
          <w:sz w:val="24"/>
          <w:szCs w:val="24"/>
        </w:rPr>
        <w:t>X1</w:t>
      </w:r>
      <w:r w:rsidR="007515CA">
        <w:rPr>
          <w:rFonts w:ascii="Times New Roman" w:hAnsi="Times New Roman" w:cs="Times New Roman"/>
          <w:color w:val="000000"/>
          <w:sz w:val="24"/>
          <w:szCs w:val="24"/>
        </w:rPr>
        <w:t xml:space="preserve"> and </w:t>
      </w:r>
      <w:r w:rsidR="007515CA" w:rsidRPr="007515CA">
        <w:rPr>
          <w:rFonts w:ascii="Times New Roman" w:hAnsi="Times New Roman" w:cs="Times New Roman"/>
          <w:b/>
          <w:color w:val="000000"/>
          <w:sz w:val="24"/>
          <w:szCs w:val="24"/>
        </w:rPr>
        <w:t>X2</w:t>
      </w:r>
      <w:r w:rsidR="007515CA">
        <w:rPr>
          <w:rFonts w:ascii="Times New Roman" w:hAnsi="Times New Roman" w:cs="Times New Roman"/>
          <w:color w:val="000000"/>
          <w:sz w:val="24"/>
          <w:szCs w:val="24"/>
        </w:rPr>
        <w:t xml:space="preserve"> cursors denote vertical cursor lines while the </w:t>
      </w:r>
      <w:r w:rsidR="007515CA" w:rsidRPr="007515CA">
        <w:rPr>
          <w:rFonts w:ascii="Times New Roman" w:hAnsi="Times New Roman" w:cs="Times New Roman"/>
          <w:b/>
          <w:color w:val="000000"/>
          <w:sz w:val="24"/>
          <w:szCs w:val="24"/>
        </w:rPr>
        <w:t>Y1</w:t>
      </w:r>
      <w:r w:rsidR="007515CA">
        <w:rPr>
          <w:rFonts w:ascii="Times New Roman" w:hAnsi="Times New Roman" w:cs="Times New Roman"/>
          <w:color w:val="000000"/>
          <w:sz w:val="24"/>
          <w:szCs w:val="24"/>
        </w:rPr>
        <w:t xml:space="preserve"> and</w:t>
      </w:r>
      <w:r w:rsidR="007515CA" w:rsidRPr="007515CA">
        <w:rPr>
          <w:rFonts w:ascii="Times New Roman" w:hAnsi="Times New Roman" w:cs="Times New Roman"/>
          <w:b/>
          <w:color w:val="000000"/>
          <w:sz w:val="24"/>
          <w:szCs w:val="24"/>
        </w:rPr>
        <w:t xml:space="preserve"> Y2</w:t>
      </w:r>
      <w:r w:rsidR="007515CA">
        <w:rPr>
          <w:rFonts w:ascii="Times New Roman" w:hAnsi="Times New Roman" w:cs="Times New Roman"/>
          <w:color w:val="000000"/>
          <w:sz w:val="24"/>
          <w:szCs w:val="24"/>
        </w:rPr>
        <w:t xml:space="preserve"> cursors denote horizontal cursor lines. </w:t>
      </w:r>
      <w:r w:rsidR="007515CA" w:rsidRPr="00183CF9">
        <w:rPr>
          <w:rFonts w:ascii="Times New Roman" w:hAnsi="Times New Roman" w:cs="Times New Roman"/>
          <w:color w:val="000000"/>
          <w:sz w:val="24"/>
          <w:szCs w:val="24"/>
        </w:rPr>
        <w:t xml:space="preserve">The </w:t>
      </w:r>
      <w:r w:rsidR="007515CA" w:rsidRPr="00183CF9">
        <w:rPr>
          <w:rFonts w:ascii="Times New Roman" w:hAnsi="Times New Roman" w:cs="Times New Roman"/>
          <w:b/>
          <w:bCs/>
          <w:color w:val="000000"/>
          <w:sz w:val="24"/>
          <w:szCs w:val="24"/>
        </w:rPr>
        <w:t xml:space="preserve">X1 X2 linked </w:t>
      </w:r>
      <w:r w:rsidR="007515CA" w:rsidRPr="00183CF9">
        <w:rPr>
          <w:rFonts w:ascii="Times New Roman" w:hAnsi="Times New Roman" w:cs="Times New Roman"/>
          <w:color w:val="000000"/>
          <w:sz w:val="24"/>
          <w:szCs w:val="24"/>
        </w:rPr>
        <w:t xml:space="preserve">and </w:t>
      </w:r>
      <w:r w:rsidR="007515CA" w:rsidRPr="00183CF9">
        <w:rPr>
          <w:rFonts w:ascii="Times New Roman" w:hAnsi="Times New Roman" w:cs="Times New Roman"/>
          <w:b/>
          <w:bCs/>
          <w:color w:val="000000"/>
          <w:sz w:val="24"/>
          <w:szCs w:val="24"/>
        </w:rPr>
        <w:t xml:space="preserve">Y1 Y2 linked </w:t>
      </w:r>
      <w:r w:rsidR="007515CA" w:rsidRPr="00183CF9">
        <w:rPr>
          <w:rFonts w:ascii="Times New Roman" w:hAnsi="Times New Roman" w:cs="Times New Roman"/>
          <w:color w:val="000000"/>
          <w:sz w:val="24"/>
          <w:szCs w:val="24"/>
        </w:rPr>
        <w:t>selections let you adjust both cursors at the same time, while the delta value remains the same. This can be useful, for example, for checking pulse wi</w:t>
      </w:r>
      <w:r w:rsidR="003F631C">
        <w:rPr>
          <w:rFonts w:ascii="Times New Roman" w:hAnsi="Times New Roman" w:cs="Times New Roman"/>
          <w:color w:val="000000"/>
          <w:sz w:val="24"/>
          <w:szCs w:val="24"/>
        </w:rPr>
        <w:t xml:space="preserve">dth variations in a pulse train. </w:t>
      </w:r>
      <w:r w:rsidR="003F631C" w:rsidRPr="00183CF9">
        <w:rPr>
          <w:rFonts w:ascii="Times New Roman" w:hAnsi="Times New Roman" w:cs="Times New Roman"/>
          <w:color w:val="000000"/>
          <w:sz w:val="24"/>
          <w:szCs w:val="24"/>
        </w:rPr>
        <w:t xml:space="preserve">The currently selected cursor(s) display </w:t>
      </w:r>
      <w:r w:rsidR="003F631C">
        <w:rPr>
          <w:rFonts w:ascii="Times New Roman" w:hAnsi="Times New Roman" w:cs="Times New Roman"/>
          <w:color w:val="000000"/>
          <w:sz w:val="24"/>
          <w:szCs w:val="24"/>
        </w:rPr>
        <w:t>brighter than the other cursors.</w:t>
      </w:r>
      <w:r w:rsidR="003F631C">
        <w:rPr>
          <w:rFonts w:ascii="Times New Roman"/>
          <w:sz w:val="20"/>
        </w:rPr>
        <w:tab/>
      </w:r>
    </w:p>
    <w:p w:rsidR="007515CA" w:rsidRDefault="007515CA" w:rsidP="00C00EC2">
      <w:pPr>
        <w:widowControl/>
        <w:autoSpaceDE w:val="0"/>
        <w:autoSpaceDN w:val="0"/>
        <w:adjustRightInd w:val="0"/>
        <w:rPr>
          <w:rFonts w:ascii="Times New Roman" w:hAnsi="Times New Roman" w:cs="Times New Roman"/>
          <w:color w:val="000000"/>
          <w:sz w:val="24"/>
          <w:szCs w:val="24"/>
        </w:rPr>
      </w:pPr>
    </w:p>
    <w:p w:rsidR="009C0DAF" w:rsidRDefault="009C0DAF" w:rsidP="00C00EC2">
      <w:pPr>
        <w:widowControl/>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For this particular example, the </w:t>
      </w:r>
      <w:r w:rsidRPr="005C5416">
        <w:rPr>
          <w:rFonts w:ascii="Times New Roman" w:hAnsi="Times New Roman" w:cs="Times New Roman"/>
          <w:b/>
          <w:color w:val="000000"/>
          <w:sz w:val="24"/>
          <w:szCs w:val="24"/>
        </w:rPr>
        <w:t>X1</w:t>
      </w:r>
      <w:r>
        <w:rPr>
          <w:rFonts w:ascii="Times New Roman" w:hAnsi="Times New Roman" w:cs="Times New Roman"/>
          <w:color w:val="000000"/>
          <w:sz w:val="24"/>
          <w:szCs w:val="24"/>
        </w:rPr>
        <w:t xml:space="preserve"> and </w:t>
      </w:r>
      <w:r w:rsidRPr="005C5416">
        <w:rPr>
          <w:rFonts w:ascii="Times New Roman" w:hAnsi="Times New Roman" w:cs="Times New Roman"/>
          <w:b/>
          <w:color w:val="000000"/>
          <w:sz w:val="24"/>
          <w:szCs w:val="24"/>
        </w:rPr>
        <w:t>X2</w:t>
      </w:r>
      <w:r>
        <w:rPr>
          <w:rFonts w:ascii="Times New Roman" w:hAnsi="Times New Roman" w:cs="Times New Roman"/>
          <w:color w:val="000000"/>
          <w:sz w:val="24"/>
          <w:szCs w:val="24"/>
        </w:rPr>
        <w:t xml:space="preserve"> cursors will be utilized. The menu that appears when the </w:t>
      </w:r>
      <w:r w:rsidRPr="009C0DAF">
        <w:rPr>
          <w:rFonts w:ascii="Times New Roman" w:hAnsi="Times New Roman" w:cs="Times New Roman"/>
          <w:b/>
          <w:color w:val="000000"/>
          <w:sz w:val="24"/>
          <w:szCs w:val="24"/>
        </w:rPr>
        <w:t>Cursor</w:t>
      </w:r>
      <w:r w:rsidR="009873EA">
        <w:rPr>
          <w:rFonts w:ascii="Times New Roman" w:hAnsi="Times New Roman" w:cs="Times New Roman"/>
          <w:b/>
          <w:color w:val="000000"/>
          <w:sz w:val="24"/>
          <w:szCs w:val="24"/>
        </w:rPr>
        <w:t>s</w:t>
      </w:r>
      <w:r>
        <w:rPr>
          <w:rFonts w:ascii="Times New Roman" w:hAnsi="Times New Roman" w:cs="Times New Roman"/>
          <w:color w:val="000000"/>
          <w:sz w:val="24"/>
          <w:szCs w:val="24"/>
        </w:rPr>
        <w:t xml:space="preserve"> knob is pushed </w:t>
      </w:r>
      <w:proofErr w:type="gramStart"/>
      <w:r>
        <w:rPr>
          <w:rFonts w:ascii="Times New Roman" w:hAnsi="Times New Roman" w:cs="Times New Roman"/>
          <w:color w:val="000000"/>
          <w:sz w:val="24"/>
          <w:szCs w:val="24"/>
        </w:rPr>
        <w:t>is shown</w:t>
      </w:r>
      <w:proofErr w:type="gramEnd"/>
      <w:r>
        <w:rPr>
          <w:rFonts w:ascii="Times New Roman" w:hAnsi="Times New Roman" w:cs="Times New Roman"/>
          <w:color w:val="000000"/>
          <w:sz w:val="24"/>
          <w:szCs w:val="24"/>
        </w:rPr>
        <w:t xml:space="preserve"> below. </w:t>
      </w:r>
    </w:p>
    <w:p w:rsidR="00BA74DD" w:rsidRDefault="00BA74DD" w:rsidP="00C00EC2">
      <w:pPr>
        <w:widowControl/>
        <w:autoSpaceDE w:val="0"/>
        <w:autoSpaceDN w:val="0"/>
        <w:adjustRightInd w:val="0"/>
        <w:rPr>
          <w:rFonts w:ascii="Times New Roman" w:hAnsi="Times New Roman" w:cs="Times New Roman"/>
          <w:color w:val="000000"/>
          <w:sz w:val="24"/>
          <w:szCs w:val="24"/>
        </w:rPr>
      </w:pPr>
    </w:p>
    <w:p w:rsidR="009C0DAF" w:rsidRDefault="00E80241" w:rsidP="00C00EC2">
      <w:pPr>
        <w:widowControl/>
        <w:autoSpaceDE w:val="0"/>
        <w:autoSpaceDN w:val="0"/>
        <w:adjustRightInd w:val="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2E50DE8" wp14:editId="685350C0">
            <wp:extent cx="3021498" cy="1134737"/>
            <wp:effectExtent l="0" t="0" r="762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5401" cy="1136203"/>
                    </a:xfrm>
                    <a:prstGeom prst="rect">
                      <a:avLst/>
                    </a:prstGeom>
                    <a:noFill/>
                    <a:ln>
                      <a:noFill/>
                    </a:ln>
                  </pic:spPr>
                </pic:pic>
              </a:graphicData>
            </a:graphic>
          </wp:inline>
        </w:drawing>
      </w:r>
    </w:p>
    <w:p w:rsidR="009C0DAF" w:rsidRDefault="009C0DAF" w:rsidP="00C00EC2">
      <w:pPr>
        <w:widowControl/>
        <w:autoSpaceDE w:val="0"/>
        <w:autoSpaceDN w:val="0"/>
        <w:adjustRightInd w:val="0"/>
        <w:rPr>
          <w:rFonts w:ascii="Times New Roman" w:hAnsi="Times New Roman" w:cs="Times New Roman"/>
          <w:color w:val="000000"/>
          <w:sz w:val="24"/>
          <w:szCs w:val="24"/>
        </w:rPr>
      </w:pPr>
    </w:p>
    <w:p w:rsidR="003407FC" w:rsidRDefault="003407FC" w:rsidP="00C00EC2">
      <w:pPr>
        <w:widowControl/>
        <w:autoSpaceDE w:val="0"/>
        <w:autoSpaceDN w:val="0"/>
        <w:adjustRightInd w:val="0"/>
        <w:rPr>
          <w:rFonts w:ascii="Times New Roman" w:hAnsi="Times New Roman" w:cs="Times New Roman"/>
          <w:color w:val="000000"/>
          <w:sz w:val="24"/>
          <w:szCs w:val="24"/>
        </w:rPr>
      </w:pPr>
      <w:r w:rsidRPr="003407FC">
        <w:rPr>
          <w:rFonts w:ascii="Times New Roman" w:hAnsi="Times New Roman" w:cs="Times New Roman"/>
          <w:b/>
          <w:color w:val="000000"/>
          <w:sz w:val="24"/>
          <w:szCs w:val="24"/>
        </w:rPr>
        <w:t>5.</w:t>
      </w:r>
      <w:r>
        <w:rPr>
          <w:rFonts w:ascii="Times New Roman" w:hAnsi="Times New Roman" w:cs="Times New Roman"/>
          <w:color w:val="000000"/>
          <w:sz w:val="24"/>
          <w:szCs w:val="24"/>
        </w:rPr>
        <w:t xml:space="preserve"> </w:t>
      </w:r>
      <w:r w:rsidR="005C5416">
        <w:rPr>
          <w:rFonts w:ascii="Times New Roman" w:hAnsi="Times New Roman" w:cs="Times New Roman"/>
          <w:color w:val="000000"/>
          <w:sz w:val="24"/>
          <w:szCs w:val="24"/>
        </w:rPr>
        <w:t xml:space="preserve">First, select the </w:t>
      </w:r>
      <w:r w:rsidR="005C5416" w:rsidRPr="005C5416">
        <w:rPr>
          <w:rFonts w:ascii="Times New Roman" w:hAnsi="Times New Roman" w:cs="Times New Roman"/>
          <w:b/>
          <w:color w:val="000000"/>
          <w:sz w:val="24"/>
          <w:szCs w:val="24"/>
        </w:rPr>
        <w:t>X1</w:t>
      </w:r>
      <w:r w:rsidR="005C5416">
        <w:rPr>
          <w:rFonts w:ascii="Times New Roman" w:hAnsi="Times New Roman" w:cs="Times New Roman"/>
          <w:color w:val="000000"/>
          <w:sz w:val="24"/>
          <w:szCs w:val="24"/>
        </w:rPr>
        <w:t xml:space="preserve"> cursor by turning the </w:t>
      </w:r>
      <w:r w:rsidR="005C5416" w:rsidRPr="005C5416">
        <w:rPr>
          <w:rFonts w:ascii="Times New Roman" w:hAnsi="Times New Roman" w:cs="Times New Roman"/>
          <w:b/>
          <w:color w:val="000000"/>
          <w:sz w:val="24"/>
          <w:szCs w:val="24"/>
        </w:rPr>
        <w:t>Cursor</w:t>
      </w:r>
      <w:r w:rsidR="005C5416">
        <w:rPr>
          <w:rFonts w:ascii="Times New Roman" w:hAnsi="Times New Roman" w:cs="Times New Roman"/>
          <w:color w:val="000000"/>
          <w:sz w:val="24"/>
          <w:szCs w:val="24"/>
        </w:rPr>
        <w:t xml:space="preserve"> knob to place the blue highlight over </w:t>
      </w:r>
      <w:r w:rsidR="005C5416" w:rsidRPr="005C5416">
        <w:rPr>
          <w:rFonts w:ascii="Times New Roman" w:hAnsi="Times New Roman" w:cs="Times New Roman"/>
          <w:b/>
          <w:color w:val="000000"/>
          <w:sz w:val="24"/>
          <w:szCs w:val="24"/>
        </w:rPr>
        <w:t>X1</w:t>
      </w:r>
      <w:r w:rsidR="005C5416">
        <w:rPr>
          <w:rFonts w:ascii="Times New Roman" w:hAnsi="Times New Roman" w:cs="Times New Roman"/>
          <w:color w:val="000000"/>
          <w:sz w:val="24"/>
          <w:szCs w:val="24"/>
        </w:rPr>
        <w:t xml:space="preserve">. </w:t>
      </w:r>
      <w:r w:rsidR="00C00EC2" w:rsidRPr="00183CF9">
        <w:rPr>
          <w:rFonts w:ascii="Times New Roman" w:hAnsi="Times New Roman" w:cs="Times New Roman"/>
          <w:color w:val="000000"/>
          <w:sz w:val="24"/>
          <w:szCs w:val="24"/>
        </w:rPr>
        <w:t xml:space="preserve">To finalize your selection, either push the </w:t>
      </w:r>
      <w:r w:rsidR="00C00EC2" w:rsidRPr="005C5416">
        <w:rPr>
          <w:rFonts w:ascii="Times New Roman" w:hAnsi="Times New Roman" w:cs="Times New Roman"/>
          <w:b/>
          <w:color w:val="000000"/>
          <w:sz w:val="24"/>
          <w:szCs w:val="24"/>
        </w:rPr>
        <w:t>Cursors</w:t>
      </w:r>
      <w:r w:rsidR="00C00EC2" w:rsidRPr="00183CF9">
        <w:rPr>
          <w:rFonts w:ascii="Times New Roman" w:hAnsi="Times New Roman" w:cs="Times New Roman"/>
          <w:color w:val="000000"/>
          <w:sz w:val="24"/>
          <w:szCs w:val="24"/>
        </w:rPr>
        <w:t xml:space="preserve"> knob again or wait about five seconds for the popup menu to disappear.</w:t>
      </w:r>
      <w:r w:rsidR="00542996">
        <w:rPr>
          <w:rFonts w:ascii="Times New Roman" w:hAnsi="Times New Roman" w:cs="Times New Roman"/>
          <w:color w:val="000000"/>
          <w:sz w:val="24"/>
          <w:szCs w:val="24"/>
        </w:rPr>
        <w:t xml:space="preserve"> Use the </w:t>
      </w:r>
      <w:r w:rsidR="00542996" w:rsidRPr="003F631C">
        <w:rPr>
          <w:rFonts w:ascii="Times New Roman" w:hAnsi="Times New Roman" w:cs="Times New Roman"/>
          <w:b/>
          <w:color w:val="000000"/>
          <w:sz w:val="24"/>
          <w:szCs w:val="24"/>
        </w:rPr>
        <w:t>Cursor</w:t>
      </w:r>
      <w:r w:rsidR="00542996">
        <w:rPr>
          <w:rFonts w:ascii="Times New Roman" w:hAnsi="Times New Roman" w:cs="Times New Roman"/>
          <w:color w:val="000000"/>
          <w:sz w:val="24"/>
          <w:szCs w:val="24"/>
        </w:rPr>
        <w:t xml:space="preserve"> knob to </w:t>
      </w:r>
      <w:r w:rsidR="00C3446A">
        <w:rPr>
          <w:rFonts w:ascii="Times New Roman" w:hAnsi="Times New Roman" w:cs="Times New Roman"/>
          <w:color w:val="000000"/>
          <w:sz w:val="24"/>
          <w:szCs w:val="24"/>
        </w:rPr>
        <w:t xml:space="preserve">position the </w:t>
      </w:r>
      <w:r w:rsidR="00C3446A" w:rsidRPr="003F631C">
        <w:rPr>
          <w:rFonts w:ascii="Times New Roman" w:hAnsi="Times New Roman" w:cs="Times New Roman"/>
          <w:b/>
          <w:color w:val="000000"/>
          <w:sz w:val="24"/>
          <w:szCs w:val="24"/>
        </w:rPr>
        <w:t>X1</w:t>
      </w:r>
      <w:r w:rsidR="00C3446A">
        <w:rPr>
          <w:rFonts w:ascii="Times New Roman" w:hAnsi="Times New Roman" w:cs="Times New Roman"/>
          <w:color w:val="000000"/>
          <w:sz w:val="24"/>
          <w:szCs w:val="24"/>
        </w:rPr>
        <w:t xml:space="preserve"> cursor at the first visible</w:t>
      </w:r>
      <w:r w:rsidR="00CD0CC9">
        <w:rPr>
          <w:rFonts w:ascii="Times New Roman" w:hAnsi="Times New Roman" w:cs="Times New Roman"/>
          <w:color w:val="000000"/>
          <w:sz w:val="24"/>
          <w:szCs w:val="24"/>
        </w:rPr>
        <w:t xml:space="preserve"> high</w:t>
      </w:r>
      <w:r w:rsidR="003F631C">
        <w:rPr>
          <w:rFonts w:ascii="Times New Roman" w:hAnsi="Times New Roman" w:cs="Times New Roman"/>
          <w:color w:val="000000"/>
          <w:sz w:val="24"/>
          <w:szCs w:val="24"/>
        </w:rPr>
        <w:t>-to-</w:t>
      </w:r>
      <w:r w:rsidR="00CD0CC9">
        <w:rPr>
          <w:rFonts w:ascii="Times New Roman" w:hAnsi="Times New Roman" w:cs="Times New Roman"/>
          <w:color w:val="000000"/>
          <w:sz w:val="24"/>
          <w:szCs w:val="24"/>
        </w:rPr>
        <w:t>low</w:t>
      </w:r>
      <w:r w:rsidR="003F631C">
        <w:rPr>
          <w:rFonts w:ascii="Times New Roman" w:hAnsi="Times New Roman" w:cs="Times New Roman"/>
          <w:color w:val="000000"/>
          <w:sz w:val="24"/>
          <w:szCs w:val="24"/>
        </w:rPr>
        <w:t xml:space="preserve"> </w:t>
      </w:r>
      <w:r w:rsidR="009873EA">
        <w:rPr>
          <w:rFonts w:ascii="Times New Roman" w:hAnsi="Times New Roman" w:cs="Times New Roman"/>
          <w:color w:val="000000"/>
          <w:sz w:val="24"/>
          <w:szCs w:val="24"/>
        </w:rPr>
        <w:t xml:space="preserve">transition point in either the TEST1 or TEST2 </w:t>
      </w:r>
      <w:r w:rsidR="00C3446A">
        <w:rPr>
          <w:rFonts w:ascii="Times New Roman" w:hAnsi="Times New Roman" w:cs="Times New Roman"/>
          <w:color w:val="000000"/>
          <w:sz w:val="24"/>
          <w:szCs w:val="24"/>
        </w:rPr>
        <w:t>square waveform</w:t>
      </w:r>
      <w:r w:rsidR="009873EA">
        <w:rPr>
          <w:rFonts w:ascii="Times New Roman" w:hAnsi="Times New Roman" w:cs="Times New Roman"/>
          <w:color w:val="000000"/>
          <w:sz w:val="24"/>
          <w:szCs w:val="24"/>
        </w:rPr>
        <w:t>s</w:t>
      </w:r>
      <w:r w:rsidR="00C3446A">
        <w:rPr>
          <w:rFonts w:ascii="Times New Roman" w:hAnsi="Times New Roman" w:cs="Times New Roman"/>
          <w:color w:val="000000"/>
          <w:sz w:val="24"/>
          <w:szCs w:val="24"/>
        </w:rPr>
        <w:t xml:space="preserve">. </w:t>
      </w:r>
    </w:p>
    <w:p w:rsidR="003407FC" w:rsidRDefault="003407FC" w:rsidP="00C00EC2">
      <w:pPr>
        <w:widowControl/>
        <w:autoSpaceDE w:val="0"/>
        <w:autoSpaceDN w:val="0"/>
        <w:adjustRightInd w:val="0"/>
        <w:rPr>
          <w:rFonts w:ascii="Times New Roman" w:hAnsi="Times New Roman" w:cs="Times New Roman"/>
          <w:color w:val="000000"/>
          <w:sz w:val="24"/>
          <w:szCs w:val="24"/>
        </w:rPr>
      </w:pPr>
    </w:p>
    <w:p w:rsidR="003407FC" w:rsidRDefault="003407FC" w:rsidP="00C00EC2">
      <w:pPr>
        <w:widowControl/>
        <w:autoSpaceDE w:val="0"/>
        <w:autoSpaceDN w:val="0"/>
        <w:adjustRightInd w:val="0"/>
        <w:rPr>
          <w:rFonts w:ascii="Times New Roman" w:hAnsi="Times New Roman" w:cs="Times New Roman"/>
          <w:color w:val="000000"/>
          <w:sz w:val="24"/>
          <w:szCs w:val="24"/>
        </w:rPr>
      </w:pPr>
      <w:r w:rsidRPr="003407FC">
        <w:rPr>
          <w:rFonts w:ascii="Times New Roman" w:hAnsi="Times New Roman" w:cs="Times New Roman"/>
          <w:b/>
          <w:color w:val="000000"/>
          <w:sz w:val="24"/>
          <w:szCs w:val="24"/>
        </w:rPr>
        <w:t>6.</w:t>
      </w:r>
      <w:r>
        <w:rPr>
          <w:rFonts w:ascii="Times New Roman" w:hAnsi="Times New Roman" w:cs="Times New Roman"/>
          <w:color w:val="000000"/>
          <w:sz w:val="24"/>
          <w:szCs w:val="24"/>
        </w:rPr>
        <w:t xml:space="preserve"> </w:t>
      </w:r>
      <w:r w:rsidR="00C3446A">
        <w:rPr>
          <w:rFonts w:ascii="Times New Roman" w:hAnsi="Times New Roman" w:cs="Times New Roman"/>
          <w:color w:val="000000"/>
          <w:sz w:val="24"/>
          <w:szCs w:val="24"/>
        </w:rPr>
        <w:t xml:space="preserve">Next, select the </w:t>
      </w:r>
      <w:r w:rsidR="00C3446A" w:rsidRPr="003F631C">
        <w:rPr>
          <w:rFonts w:ascii="Times New Roman" w:hAnsi="Times New Roman" w:cs="Times New Roman"/>
          <w:b/>
          <w:color w:val="000000"/>
          <w:sz w:val="24"/>
          <w:szCs w:val="24"/>
        </w:rPr>
        <w:t>X2</w:t>
      </w:r>
      <w:r w:rsidR="00C3446A">
        <w:rPr>
          <w:rFonts w:ascii="Times New Roman" w:hAnsi="Times New Roman" w:cs="Times New Roman"/>
          <w:color w:val="000000"/>
          <w:sz w:val="24"/>
          <w:szCs w:val="24"/>
        </w:rPr>
        <w:t xml:space="preserve"> cursor by turning the </w:t>
      </w:r>
      <w:r w:rsidR="00C3446A" w:rsidRPr="003F631C">
        <w:rPr>
          <w:rFonts w:ascii="Times New Roman" w:hAnsi="Times New Roman" w:cs="Times New Roman"/>
          <w:b/>
          <w:color w:val="000000"/>
          <w:sz w:val="24"/>
          <w:szCs w:val="24"/>
        </w:rPr>
        <w:t>Cursor</w:t>
      </w:r>
      <w:r w:rsidR="00C3446A">
        <w:rPr>
          <w:rFonts w:ascii="Times New Roman" w:hAnsi="Times New Roman" w:cs="Times New Roman"/>
          <w:color w:val="000000"/>
          <w:sz w:val="24"/>
          <w:szCs w:val="24"/>
        </w:rPr>
        <w:t xml:space="preserve"> knob to place the blue highlight over </w:t>
      </w:r>
      <w:r w:rsidR="00C3446A" w:rsidRPr="003F631C">
        <w:rPr>
          <w:rFonts w:ascii="Times New Roman" w:hAnsi="Times New Roman" w:cs="Times New Roman"/>
          <w:b/>
          <w:color w:val="000000"/>
          <w:sz w:val="24"/>
          <w:szCs w:val="24"/>
        </w:rPr>
        <w:t>X2</w:t>
      </w:r>
      <w:r w:rsidR="00C3446A">
        <w:rPr>
          <w:rFonts w:ascii="Times New Roman" w:hAnsi="Times New Roman" w:cs="Times New Roman"/>
          <w:color w:val="000000"/>
          <w:sz w:val="24"/>
          <w:szCs w:val="24"/>
        </w:rPr>
        <w:t xml:space="preserve">. To finalize your selection, either push the </w:t>
      </w:r>
      <w:r w:rsidR="00C3446A" w:rsidRPr="003F631C">
        <w:rPr>
          <w:rFonts w:ascii="Times New Roman" w:hAnsi="Times New Roman" w:cs="Times New Roman"/>
          <w:b/>
          <w:color w:val="000000"/>
          <w:sz w:val="24"/>
          <w:szCs w:val="24"/>
        </w:rPr>
        <w:t>Cursors</w:t>
      </w:r>
      <w:r w:rsidR="00C3446A">
        <w:rPr>
          <w:rFonts w:ascii="Times New Roman" w:hAnsi="Times New Roman" w:cs="Times New Roman"/>
          <w:color w:val="000000"/>
          <w:sz w:val="24"/>
          <w:szCs w:val="24"/>
        </w:rPr>
        <w:t xml:space="preserve"> knob again or wait about five seconds for the popup menu to disappear.</w:t>
      </w:r>
      <w:r w:rsidR="003F631C">
        <w:rPr>
          <w:rFonts w:ascii="Times New Roman" w:hAnsi="Times New Roman" w:cs="Times New Roman"/>
          <w:color w:val="000000"/>
          <w:sz w:val="24"/>
          <w:szCs w:val="24"/>
        </w:rPr>
        <w:t xml:space="preserve"> </w:t>
      </w:r>
    </w:p>
    <w:p w:rsidR="003407FC" w:rsidRDefault="003407FC" w:rsidP="00C00EC2">
      <w:pPr>
        <w:widowControl/>
        <w:autoSpaceDE w:val="0"/>
        <w:autoSpaceDN w:val="0"/>
        <w:adjustRightInd w:val="0"/>
        <w:rPr>
          <w:rFonts w:ascii="Times New Roman" w:hAnsi="Times New Roman" w:cs="Times New Roman"/>
          <w:color w:val="000000"/>
          <w:sz w:val="24"/>
          <w:szCs w:val="24"/>
        </w:rPr>
      </w:pPr>
    </w:p>
    <w:p w:rsidR="00C00EC2" w:rsidRDefault="003407FC" w:rsidP="00C00EC2">
      <w:pPr>
        <w:widowControl/>
        <w:autoSpaceDE w:val="0"/>
        <w:autoSpaceDN w:val="0"/>
        <w:adjustRightInd w:val="0"/>
        <w:rPr>
          <w:rFonts w:ascii="Times New Roman" w:hAnsi="Times New Roman" w:cs="Times New Roman"/>
          <w:color w:val="000000"/>
          <w:sz w:val="24"/>
          <w:szCs w:val="24"/>
        </w:rPr>
      </w:pPr>
      <w:r w:rsidRPr="003407FC">
        <w:rPr>
          <w:rFonts w:ascii="Times New Roman" w:hAnsi="Times New Roman" w:cs="Times New Roman"/>
          <w:b/>
          <w:color w:val="000000"/>
          <w:sz w:val="24"/>
          <w:szCs w:val="24"/>
        </w:rPr>
        <w:t>7.</w:t>
      </w:r>
      <w:r>
        <w:rPr>
          <w:rFonts w:ascii="Times New Roman" w:hAnsi="Times New Roman" w:cs="Times New Roman"/>
          <w:color w:val="000000"/>
          <w:sz w:val="24"/>
          <w:szCs w:val="24"/>
        </w:rPr>
        <w:t xml:space="preserve"> </w:t>
      </w:r>
      <w:r w:rsidR="00CD0CC9">
        <w:rPr>
          <w:rFonts w:ascii="Times New Roman" w:hAnsi="Times New Roman" w:cs="Times New Roman"/>
          <w:color w:val="000000"/>
          <w:sz w:val="24"/>
          <w:szCs w:val="24"/>
        </w:rPr>
        <w:t>Lastly, use</w:t>
      </w:r>
      <w:r w:rsidR="003F631C">
        <w:rPr>
          <w:rFonts w:ascii="Times New Roman" w:hAnsi="Times New Roman" w:cs="Times New Roman"/>
          <w:color w:val="000000"/>
          <w:sz w:val="24"/>
          <w:szCs w:val="24"/>
        </w:rPr>
        <w:t xml:space="preserve"> the </w:t>
      </w:r>
      <w:r w:rsidR="003F631C" w:rsidRPr="003F631C">
        <w:rPr>
          <w:rFonts w:ascii="Times New Roman" w:hAnsi="Times New Roman" w:cs="Times New Roman"/>
          <w:b/>
          <w:color w:val="000000"/>
          <w:sz w:val="24"/>
          <w:szCs w:val="24"/>
        </w:rPr>
        <w:t>C</w:t>
      </w:r>
      <w:r w:rsidR="00C3446A" w:rsidRPr="003F631C">
        <w:rPr>
          <w:rFonts w:ascii="Times New Roman" w:hAnsi="Times New Roman" w:cs="Times New Roman"/>
          <w:b/>
          <w:color w:val="000000"/>
          <w:sz w:val="24"/>
          <w:szCs w:val="24"/>
        </w:rPr>
        <w:t>ursor</w:t>
      </w:r>
      <w:r w:rsidR="00C3446A">
        <w:rPr>
          <w:rFonts w:ascii="Times New Roman" w:hAnsi="Times New Roman" w:cs="Times New Roman"/>
          <w:color w:val="000000"/>
          <w:sz w:val="24"/>
          <w:szCs w:val="24"/>
        </w:rPr>
        <w:t xml:space="preserve"> knob to position the </w:t>
      </w:r>
      <w:r w:rsidR="00C3446A" w:rsidRPr="003F631C">
        <w:rPr>
          <w:rFonts w:ascii="Times New Roman" w:hAnsi="Times New Roman" w:cs="Times New Roman"/>
          <w:b/>
          <w:color w:val="000000"/>
          <w:sz w:val="24"/>
          <w:szCs w:val="24"/>
        </w:rPr>
        <w:t>X2</w:t>
      </w:r>
      <w:r w:rsidR="00C3446A">
        <w:rPr>
          <w:rFonts w:ascii="Times New Roman" w:hAnsi="Times New Roman" w:cs="Times New Roman"/>
          <w:color w:val="000000"/>
          <w:sz w:val="24"/>
          <w:szCs w:val="24"/>
        </w:rPr>
        <w:t xml:space="preserve"> cursor over the next</w:t>
      </w:r>
      <w:r w:rsidR="00CD0CC9">
        <w:rPr>
          <w:rFonts w:ascii="Times New Roman" w:hAnsi="Times New Roman" w:cs="Times New Roman"/>
          <w:color w:val="000000"/>
          <w:sz w:val="24"/>
          <w:szCs w:val="24"/>
        </w:rPr>
        <w:t xml:space="preserve"> high</w:t>
      </w:r>
      <w:r w:rsidR="003F631C">
        <w:rPr>
          <w:rFonts w:ascii="Times New Roman" w:hAnsi="Times New Roman" w:cs="Times New Roman"/>
          <w:color w:val="000000"/>
          <w:sz w:val="24"/>
          <w:szCs w:val="24"/>
        </w:rPr>
        <w:t>-to-</w:t>
      </w:r>
      <w:r w:rsidR="00CD0CC9">
        <w:rPr>
          <w:rFonts w:ascii="Times New Roman" w:hAnsi="Times New Roman" w:cs="Times New Roman"/>
          <w:color w:val="000000"/>
          <w:sz w:val="24"/>
          <w:szCs w:val="24"/>
        </w:rPr>
        <w:t>low</w:t>
      </w:r>
      <w:r w:rsidR="003F631C">
        <w:rPr>
          <w:rFonts w:ascii="Times New Roman" w:hAnsi="Times New Roman" w:cs="Times New Roman"/>
          <w:color w:val="000000"/>
          <w:sz w:val="24"/>
          <w:szCs w:val="24"/>
        </w:rPr>
        <w:t xml:space="preserve"> </w:t>
      </w:r>
      <w:r w:rsidR="00C3446A">
        <w:rPr>
          <w:rFonts w:ascii="Times New Roman" w:hAnsi="Times New Roman" w:cs="Times New Roman"/>
          <w:color w:val="000000"/>
          <w:sz w:val="24"/>
          <w:szCs w:val="24"/>
        </w:rPr>
        <w:t>transition point</w:t>
      </w:r>
      <w:r w:rsidR="009873EA">
        <w:rPr>
          <w:rFonts w:ascii="Times New Roman" w:hAnsi="Times New Roman" w:cs="Times New Roman"/>
          <w:color w:val="000000"/>
          <w:sz w:val="24"/>
          <w:szCs w:val="24"/>
        </w:rPr>
        <w:t xml:space="preserve"> of the same waveform used for </w:t>
      </w:r>
      <w:r w:rsidR="009873EA" w:rsidRPr="009873EA">
        <w:rPr>
          <w:rFonts w:ascii="Times New Roman" w:hAnsi="Times New Roman" w:cs="Times New Roman"/>
          <w:b/>
          <w:color w:val="000000"/>
          <w:sz w:val="24"/>
          <w:szCs w:val="24"/>
        </w:rPr>
        <w:t>X1</w:t>
      </w:r>
      <w:r w:rsidR="003F631C">
        <w:rPr>
          <w:rFonts w:ascii="Times New Roman" w:hAnsi="Times New Roman" w:cs="Times New Roman"/>
          <w:color w:val="000000"/>
          <w:sz w:val="24"/>
          <w:szCs w:val="24"/>
        </w:rPr>
        <w:t xml:space="preserve">. Consult Figure 10 for a visual example of the previously described steps. Notice that the distance between cursors </w:t>
      </w:r>
      <w:r w:rsidR="003F631C" w:rsidRPr="00FB74B9">
        <w:rPr>
          <w:rFonts w:ascii="Times New Roman" w:hAnsi="Times New Roman" w:cs="Times New Roman"/>
          <w:b/>
          <w:color w:val="000000"/>
          <w:sz w:val="24"/>
          <w:szCs w:val="24"/>
        </w:rPr>
        <w:t xml:space="preserve">X1 </w:t>
      </w:r>
      <w:r w:rsidR="003F631C">
        <w:rPr>
          <w:rFonts w:ascii="Times New Roman" w:hAnsi="Times New Roman" w:cs="Times New Roman"/>
          <w:color w:val="000000"/>
          <w:sz w:val="24"/>
          <w:szCs w:val="24"/>
        </w:rPr>
        <w:t xml:space="preserve">and </w:t>
      </w:r>
      <w:r w:rsidR="003F631C" w:rsidRPr="00FB74B9">
        <w:rPr>
          <w:rFonts w:ascii="Times New Roman" w:hAnsi="Times New Roman" w:cs="Times New Roman"/>
          <w:b/>
          <w:color w:val="000000"/>
          <w:sz w:val="24"/>
          <w:szCs w:val="24"/>
        </w:rPr>
        <w:t>X2</w:t>
      </w:r>
      <w:r w:rsidR="003F631C">
        <w:rPr>
          <w:rFonts w:ascii="Times New Roman" w:hAnsi="Times New Roman" w:cs="Times New Roman"/>
          <w:color w:val="000000"/>
          <w:sz w:val="24"/>
          <w:szCs w:val="24"/>
        </w:rPr>
        <w:t xml:space="preserve"> represents </w:t>
      </w:r>
      <w:r w:rsidR="00FB74B9">
        <w:rPr>
          <w:rFonts w:ascii="Times New Roman" w:hAnsi="Times New Roman" w:cs="Times New Roman"/>
          <w:color w:val="000000"/>
          <w:sz w:val="24"/>
          <w:szCs w:val="24"/>
        </w:rPr>
        <w:t xml:space="preserve">ΔX and is the period of the waveform. The reciprocal of ΔX is the frequency of the waveform. In this particular example, the period is equal to </w:t>
      </w:r>
      <w:r w:rsidR="008446A6">
        <w:rPr>
          <w:rFonts w:ascii="Times New Roman" w:hAnsi="Times New Roman" w:cs="Times New Roman"/>
          <w:color w:val="000000"/>
          <w:sz w:val="24"/>
          <w:szCs w:val="24"/>
        </w:rPr>
        <w:t>484</w:t>
      </w:r>
      <w:r w:rsidR="008E64C5">
        <w:rPr>
          <w:rFonts w:ascii="Times New Roman" w:hAnsi="Times New Roman" w:cs="Times New Roman"/>
          <w:color w:val="000000"/>
          <w:sz w:val="24"/>
          <w:szCs w:val="24"/>
        </w:rPr>
        <w:t xml:space="preserve"> </w:t>
      </w:r>
      <w:proofErr w:type="spellStart"/>
      <w:r w:rsidR="00FB74B9">
        <w:rPr>
          <w:rFonts w:ascii="Times New Roman" w:hAnsi="Times New Roman" w:cs="Times New Roman"/>
          <w:color w:val="000000"/>
          <w:sz w:val="24"/>
          <w:szCs w:val="24"/>
        </w:rPr>
        <w:t>ms</w:t>
      </w:r>
      <w:proofErr w:type="spellEnd"/>
      <w:r w:rsidR="00FB74B9">
        <w:rPr>
          <w:rFonts w:ascii="Times New Roman" w:hAnsi="Times New Roman" w:cs="Times New Roman"/>
          <w:color w:val="000000"/>
          <w:sz w:val="24"/>
          <w:szCs w:val="24"/>
        </w:rPr>
        <w:t xml:space="preserve"> and the frequency is equal to </w:t>
      </w:r>
      <w:r w:rsidR="008446A6">
        <w:rPr>
          <w:rFonts w:ascii="Times New Roman" w:hAnsi="Times New Roman" w:cs="Times New Roman"/>
          <w:color w:val="000000"/>
          <w:sz w:val="24"/>
          <w:szCs w:val="24"/>
        </w:rPr>
        <w:t>2</w:t>
      </w:r>
      <w:r w:rsidR="00FB74B9">
        <w:rPr>
          <w:rFonts w:ascii="Times New Roman" w:hAnsi="Times New Roman" w:cs="Times New Roman"/>
          <w:color w:val="000000"/>
          <w:sz w:val="24"/>
          <w:szCs w:val="24"/>
        </w:rPr>
        <w:t>.</w:t>
      </w:r>
      <w:r w:rsidR="008446A6">
        <w:rPr>
          <w:rFonts w:ascii="Times New Roman" w:hAnsi="Times New Roman" w:cs="Times New Roman"/>
          <w:color w:val="000000"/>
          <w:sz w:val="24"/>
          <w:szCs w:val="24"/>
        </w:rPr>
        <w:t>066</w:t>
      </w:r>
      <w:r w:rsidR="008E64C5">
        <w:rPr>
          <w:rFonts w:ascii="Times New Roman" w:hAnsi="Times New Roman" w:cs="Times New Roman"/>
          <w:color w:val="000000"/>
          <w:sz w:val="24"/>
          <w:szCs w:val="24"/>
        </w:rPr>
        <w:t xml:space="preserve"> </w:t>
      </w:r>
      <w:r w:rsidR="00FB74B9">
        <w:rPr>
          <w:rFonts w:ascii="Times New Roman" w:hAnsi="Times New Roman" w:cs="Times New Roman"/>
          <w:color w:val="000000"/>
          <w:sz w:val="24"/>
          <w:szCs w:val="24"/>
        </w:rPr>
        <w:t>Hz. These values are also displayed at the bottom right of the image shown in Figure 10.</w:t>
      </w:r>
    </w:p>
    <w:p w:rsidR="005C5416" w:rsidRDefault="005C5416" w:rsidP="00C00EC2">
      <w:pPr>
        <w:widowControl/>
        <w:autoSpaceDE w:val="0"/>
        <w:autoSpaceDN w:val="0"/>
        <w:adjustRightInd w:val="0"/>
        <w:rPr>
          <w:rFonts w:ascii="Times New Roman" w:hAnsi="Times New Roman" w:cs="Times New Roman"/>
          <w:color w:val="000000"/>
          <w:sz w:val="24"/>
          <w:szCs w:val="24"/>
        </w:rPr>
      </w:pPr>
    </w:p>
    <w:p w:rsidR="008E64C5" w:rsidRDefault="008E64C5">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8E64C5" w:rsidRDefault="008E64C5" w:rsidP="00C00EC2">
      <w:pPr>
        <w:widowControl/>
        <w:autoSpaceDE w:val="0"/>
        <w:autoSpaceDN w:val="0"/>
        <w:adjustRightInd w:val="0"/>
        <w:rPr>
          <w:rFonts w:ascii="Times New Roman" w:hAnsi="Times New Roman" w:cs="Times New Roman"/>
          <w:color w:val="000000"/>
          <w:sz w:val="24"/>
          <w:szCs w:val="24"/>
        </w:rPr>
        <w:sectPr w:rsidR="008E64C5" w:rsidSect="00507197">
          <w:pgSz w:w="12240" w:h="15840"/>
          <w:pgMar w:top="1440" w:right="1440" w:bottom="1440" w:left="1440" w:header="432" w:footer="432" w:gutter="0"/>
          <w:cols w:space="720"/>
          <w:docGrid w:linePitch="299"/>
        </w:sectPr>
      </w:pPr>
    </w:p>
    <w:p w:rsidR="005C5416" w:rsidRPr="00183CF9" w:rsidRDefault="008446A6" w:rsidP="00C00EC2">
      <w:pPr>
        <w:widowControl/>
        <w:autoSpaceDE w:val="0"/>
        <w:autoSpaceDN w:val="0"/>
        <w:adjustRightInd w:val="0"/>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5F4DBCED" wp14:editId="4455AE82">
            <wp:extent cx="7855617" cy="4937760"/>
            <wp:effectExtent l="0" t="0" r="0" b="0"/>
            <wp:docPr id="27" name="Picture 27" descr="F:\FGWO10v6\scop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FGWO10v6\scope_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855801" cy="4937876"/>
                    </a:xfrm>
                    <a:prstGeom prst="rect">
                      <a:avLst/>
                    </a:prstGeom>
                    <a:noFill/>
                    <a:ln>
                      <a:noFill/>
                    </a:ln>
                  </pic:spPr>
                </pic:pic>
              </a:graphicData>
            </a:graphic>
          </wp:inline>
        </w:drawing>
      </w:r>
    </w:p>
    <w:p w:rsidR="009C0DAF" w:rsidRDefault="009C0DAF" w:rsidP="00C00EC2">
      <w:pPr>
        <w:widowControl/>
        <w:autoSpaceDE w:val="0"/>
        <w:autoSpaceDN w:val="0"/>
        <w:adjustRightInd w:val="0"/>
        <w:rPr>
          <w:rFonts w:ascii="Times New Roman" w:hAnsi="Times New Roman" w:cs="Times New Roman"/>
          <w:color w:val="000000"/>
          <w:sz w:val="24"/>
          <w:szCs w:val="24"/>
        </w:rPr>
      </w:pPr>
    </w:p>
    <w:p w:rsidR="00C00EC2" w:rsidRDefault="003407FC" w:rsidP="003407FC">
      <w:pPr>
        <w:ind w:left="2160" w:firstLine="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roofErr w:type="gramStart"/>
      <w:r w:rsidR="00FB74B9">
        <w:rPr>
          <w:rFonts w:ascii="Times New Roman" w:eastAsia="Times New Roman" w:hAnsi="Times New Roman" w:cs="Times New Roman"/>
          <w:b/>
          <w:sz w:val="20"/>
          <w:szCs w:val="20"/>
        </w:rPr>
        <w:t>Figure 10.</w:t>
      </w:r>
      <w:proofErr w:type="gramEnd"/>
      <w:r w:rsidR="00FB74B9">
        <w:rPr>
          <w:rFonts w:ascii="Times New Roman" w:eastAsia="Times New Roman" w:hAnsi="Times New Roman" w:cs="Times New Roman"/>
          <w:b/>
          <w:sz w:val="20"/>
          <w:szCs w:val="20"/>
        </w:rPr>
        <w:t xml:space="preserve"> Cursor Placement </w:t>
      </w:r>
    </w:p>
    <w:p w:rsidR="008E64C5" w:rsidRDefault="008E64C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8E64C5" w:rsidRDefault="008E64C5" w:rsidP="00C00EC2">
      <w:pPr>
        <w:rPr>
          <w:rFonts w:ascii="Times New Roman" w:eastAsia="Times New Roman" w:hAnsi="Times New Roman" w:cs="Times New Roman"/>
          <w:b/>
          <w:sz w:val="28"/>
          <w:szCs w:val="28"/>
        </w:rPr>
        <w:sectPr w:rsidR="008E64C5" w:rsidSect="00C163C0">
          <w:pgSz w:w="15840" w:h="12240" w:orient="landscape"/>
          <w:pgMar w:top="1440" w:right="1440" w:bottom="1440" w:left="1440" w:header="432" w:footer="432" w:gutter="0"/>
          <w:cols w:space="720"/>
          <w:docGrid w:linePitch="299"/>
        </w:sectPr>
      </w:pPr>
    </w:p>
    <w:p w:rsidR="009C3DAC" w:rsidRPr="00C00EC2" w:rsidRDefault="003F3652" w:rsidP="000F6857">
      <w:pPr>
        <w:rPr>
          <w:rFonts w:ascii="Times New Roman" w:eastAsia="Times New Roman" w:hAnsi="Times New Roman" w:cs="Times New Roman"/>
          <w:b/>
          <w:sz w:val="32"/>
          <w:szCs w:val="32"/>
        </w:rPr>
      </w:pPr>
      <w:r w:rsidRPr="00C00EC2">
        <w:rPr>
          <w:rFonts w:ascii="Times New Roman" w:eastAsia="Times New Roman" w:hAnsi="Times New Roman" w:cs="Times New Roman"/>
          <w:b/>
          <w:sz w:val="32"/>
          <w:szCs w:val="32"/>
        </w:rPr>
        <w:lastRenderedPageBreak/>
        <w:t>Triggering Modes</w:t>
      </w:r>
    </w:p>
    <w:p w:rsidR="00DA045E" w:rsidRDefault="00DA045E" w:rsidP="003F3652">
      <w:pPr>
        <w:ind w:left="2160" w:hanging="2160"/>
        <w:rPr>
          <w:rFonts w:ascii="Arial" w:eastAsia="Times New Roman" w:hAnsi="Arial" w:cs="Arial"/>
          <w:b/>
          <w:sz w:val="24"/>
          <w:szCs w:val="24"/>
        </w:rPr>
      </w:pPr>
    </w:p>
    <w:p w:rsidR="00B109CB" w:rsidRDefault="00E82A1E" w:rsidP="00C163C0">
      <w:pPr>
        <w:rPr>
          <w:rFonts w:ascii="Times New Roman" w:eastAsia="Times New Roman" w:hAnsi="Times New Roman" w:cs="Times New Roman"/>
          <w:sz w:val="24"/>
          <w:szCs w:val="24"/>
        </w:rPr>
      </w:pPr>
      <w:r w:rsidRPr="00C163C0">
        <w:rPr>
          <w:rFonts w:ascii="Times New Roman" w:eastAsia="Times New Roman" w:hAnsi="Times New Roman" w:cs="Times New Roman"/>
          <w:sz w:val="24"/>
          <w:szCs w:val="24"/>
        </w:rPr>
        <w:t xml:space="preserve">Triggering refers to the satisfaction of a condition (such as a signal changing its level from low-to-high or </w:t>
      </w:r>
      <w:r w:rsidR="000C7ACC" w:rsidRPr="000C7ACC">
        <w:rPr>
          <w:rFonts w:ascii="Times New Roman" w:eastAsia="Times New Roman" w:hAnsi="Times New Roman" w:cs="Times New Roman"/>
          <w:sz w:val="24"/>
          <w:szCs w:val="24"/>
        </w:rPr>
        <w:t>vice versa</w:t>
      </w:r>
      <w:r w:rsidRPr="00C163C0">
        <w:rPr>
          <w:rFonts w:ascii="Times New Roman" w:eastAsia="Times New Roman" w:hAnsi="Times New Roman" w:cs="Times New Roman"/>
          <w:sz w:val="24"/>
          <w:szCs w:val="24"/>
        </w:rPr>
        <w:t xml:space="preserve">) which is used to initiate the capture of logic signals being monitored through the digital channels.  Trigger indicates the use of a certain attribute of a logic signal or signal set being monitored.  Triggering can be based on </w:t>
      </w:r>
    </w:p>
    <w:p w:rsidR="00B109CB" w:rsidRPr="00C163C0" w:rsidRDefault="00B109CB" w:rsidP="00C163C0">
      <w:pPr>
        <w:pStyle w:val="ListParagraph"/>
        <w:numPr>
          <w:ilvl w:val="0"/>
          <w:numId w:val="21"/>
        </w:numPr>
        <w:rPr>
          <w:rFonts w:ascii="Times New Roman" w:eastAsia="Times New Roman" w:hAnsi="Times New Roman" w:cs="Times New Roman"/>
          <w:sz w:val="24"/>
          <w:szCs w:val="24"/>
        </w:rPr>
      </w:pPr>
      <w:r w:rsidRPr="00C163C0">
        <w:rPr>
          <w:rFonts w:ascii="Times New Roman" w:eastAsia="Times New Roman" w:hAnsi="Times New Roman" w:cs="Times New Roman"/>
          <w:sz w:val="24"/>
          <w:szCs w:val="24"/>
        </w:rPr>
        <w:t xml:space="preserve">a specific </w:t>
      </w:r>
      <w:r w:rsidR="00E82A1E" w:rsidRPr="00C163C0">
        <w:rPr>
          <w:rFonts w:ascii="Times New Roman" w:eastAsia="Times New Roman" w:hAnsi="Times New Roman" w:cs="Times New Roman"/>
          <w:sz w:val="24"/>
          <w:szCs w:val="24"/>
        </w:rPr>
        <w:t>signal changing levels (</w:t>
      </w:r>
      <w:r>
        <w:rPr>
          <w:rFonts w:ascii="Times New Roman" w:eastAsia="Times New Roman" w:hAnsi="Times New Roman" w:cs="Times New Roman"/>
          <w:sz w:val="24"/>
          <w:szCs w:val="24"/>
        </w:rPr>
        <w:t xml:space="preserve">transitions from </w:t>
      </w:r>
      <w:r w:rsidR="00E82A1E" w:rsidRPr="00C163C0">
        <w:rPr>
          <w:rFonts w:ascii="Times New Roman" w:eastAsia="Times New Roman" w:hAnsi="Times New Roman" w:cs="Times New Roman"/>
          <w:sz w:val="24"/>
          <w:szCs w:val="24"/>
        </w:rPr>
        <w:t>low-to-high</w:t>
      </w:r>
      <w:r w:rsidR="00550F74">
        <w:rPr>
          <w:rFonts w:ascii="Times New Roman" w:eastAsia="Times New Roman" w:hAnsi="Times New Roman" w:cs="Times New Roman"/>
          <w:sz w:val="24"/>
          <w:szCs w:val="24"/>
        </w:rPr>
        <w:t xml:space="preserve"> indicating rising edge</w:t>
      </w:r>
      <w:r w:rsidR="00E82A1E" w:rsidRPr="00C163C0">
        <w:rPr>
          <w:rFonts w:ascii="Times New Roman" w:eastAsia="Times New Roman" w:hAnsi="Times New Roman" w:cs="Times New Roman"/>
          <w:sz w:val="24"/>
          <w:szCs w:val="24"/>
        </w:rPr>
        <w:t xml:space="preserve"> or high-to-low</w:t>
      </w:r>
      <w:r w:rsidR="00550F74">
        <w:rPr>
          <w:rFonts w:ascii="Times New Roman" w:eastAsia="Times New Roman" w:hAnsi="Times New Roman" w:cs="Times New Roman"/>
          <w:sz w:val="24"/>
          <w:szCs w:val="24"/>
        </w:rPr>
        <w:t xml:space="preserve"> indicating a falling edge</w:t>
      </w:r>
      <w:r w:rsidR="00E82A1E" w:rsidRPr="00C163C0">
        <w:rPr>
          <w:rFonts w:ascii="Times New Roman" w:eastAsia="Times New Roman" w:hAnsi="Times New Roman" w:cs="Times New Roman"/>
          <w:sz w:val="24"/>
          <w:szCs w:val="24"/>
        </w:rPr>
        <w:t xml:space="preserve">), </w:t>
      </w:r>
    </w:p>
    <w:p w:rsidR="00B109CB" w:rsidRPr="00C163C0" w:rsidRDefault="00B109CB" w:rsidP="00C163C0">
      <w:pPr>
        <w:pStyle w:val="ListParagraph"/>
        <w:numPr>
          <w:ilvl w:val="0"/>
          <w:numId w:val="21"/>
        </w:numPr>
        <w:rPr>
          <w:rFonts w:ascii="Times New Roman" w:eastAsia="Times New Roman" w:hAnsi="Times New Roman" w:cs="Times New Roman"/>
          <w:sz w:val="24"/>
          <w:szCs w:val="24"/>
        </w:rPr>
      </w:pPr>
      <w:r w:rsidRPr="00C163C0">
        <w:rPr>
          <w:rFonts w:ascii="Times New Roman" w:eastAsia="Times New Roman" w:hAnsi="Times New Roman" w:cs="Times New Roman"/>
          <w:sz w:val="24"/>
          <w:szCs w:val="24"/>
        </w:rPr>
        <w:t xml:space="preserve">a specific signal </w:t>
      </w:r>
      <w:r w:rsidR="00E82A1E" w:rsidRPr="00C163C0">
        <w:rPr>
          <w:rFonts w:ascii="Times New Roman" w:eastAsia="Times New Roman" w:hAnsi="Times New Roman" w:cs="Times New Roman"/>
          <w:sz w:val="24"/>
          <w:szCs w:val="24"/>
        </w:rPr>
        <w:t>attaining a certain level (</w:t>
      </w:r>
      <w:r>
        <w:rPr>
          <w:rFonts w:ascii="Times New Roman" w:eastAsia="Times New Roman" w:hAnsi="Times New Roman" w:cs="Times New Roman"/>
          <w:sz w:val="24"/>
          <w:szCs w:val="24"/>
        </w:rPr>
        <w:t xml:space="preserve">logic </w:t>
      </w:r>
      <w:r w:rsidR="00E82A1E" w:rsidRPr="00C163C0">
        <w:rPr>
          <w:rFonts w:ascii="Times New Roman" w:eastAsia="Times New Roman" w:hAnsi="Times New Roman" w:cs="Times New Roman"/>
          <w:sz w:val="24"/>
          <w:szCs w:val="24"/>
        </w:rPr>
        <w:t xml:space="preserve">low vs. </w:t>
      </w:r>
      <w:r>
        <w:rPr>
          <w:rFonts w:ascii="Times New Roman" w:eastAsia="Times New Roman" w:hAnsi="Times New Roman" w:cs="Times New Roman"/>
          <w:sz w:val="24"/>
          <w:szCs w:val="24"/>
        </w:rPr>
        <w:t xml:space="preserve">logic </w:t>
      </w:r>
      <w:r w:rsidR="00E82A1E" w:rsidRPr="00C163C0">
        <w:rPr>
          <w:rFonts w:ascii="Times New Roman" w:eastAsia="Times New Roman" w:hAnsi="Times New Roman" w:cs="Times New Roman"/>
          <w:sz w:val="24"/>
          <w:szCs w:val="24"/>
        </w:rPr>
        <w:t xml:space="preserve">high) or </w:t>
      </w:r>
    </w:p>
    <w:p w:rsidR="00E82A1E" w:rsidRPr="00C163C0" w:rsidRDefault="00E82A1E" w:rsidP="00C163C0">
      <w:pPr>
        <w:pStyle w:val="ListParagraph"/>
        <w:numPr>
          <w:ilvl w:val="0"/>
          <w:numId w:val="21"/>
        </w:numPr>
        <w:rPr>
          <w:rFonts w:ascii="Times New Roman" w:eastAsia="Times New Roman" w:hAnsi="Times New Roman" w:cs="Times New Roman"/>
          <w:sz w:val="24"/>
          <w:szCs w:val="24"/>
        </w:rPr>
      </w:pPr>
      <w:proofErr w:type="gramStart"/>
      <w:r w:rsidRPr="00C163C0">
        <w:rPr>
          <w:rFonts w:ascii="Times New Roman" w:eastAsia="Times New Roman" w:hAnsi="Times New Roman" w:cs="Times New Roman"/>
          <w:sz w:val="24"/>
          <w:szCs w:val="24"/>
        </w:rPr>
        <w:t>a</w:t>
      </w:r>
      <w:proofErr w:type="gramEnd"/>
      <w:r w:rsidRPr="00C163C0">
        <w:rPr>
          <w:rFonts w:ascii="Times New Roman" w:eastAsia="Times New Roman" w:hAnsi="Times New Roman" w:cs="Times New Roman"/>
          <w:sz w:val="24"/>
          <w:szCs w:val="24"/>
        </w:rPr>
        <w:t xml:space="preserve"> set of signals assuming a specific value combination</w:t>
      </w:r>
      <w:r w:rsidR="00B109CB">
        <w:rPr>
          <w:rFonts w:ascii="Times New Roman" w:eastAsia="Times New Roman" w:hAnsi="Times New Roman" w:cs="Times New Roman"/>
          <w:sz w:val="24"/>
          <w:szCs w:val="24"/>
        </w:rPr>
        <w:t xml:space="preserve"> (pattern trigger)</w:t>
      </w:r>
      <w:r w:rsidRPr="00C163C0">
        <w:rPr>
          <w:rFonts w:ascii="Times New Roman" w:eastAsia="Times New Roman" w:hAnsi="Times New Roman" w:cs="Times New Roman"/>
          <w:sz w:val="24"/>
          <w:szCs w:val="24"/>
        </w:rPr>
        <w:t>.</w:t>
      </w:r>
    </w:p>
    <w:p w:rsidR="008446A6" w:rsidRDefault="008446A6" w:rsidP="000C7ACC">
      <w:pPr>
        <w:jc w:val="both"/>
        <w:rPr>
          <w:rStyle w:val="ExpBodyCopy"/>
          <w:rFonts w:ascii="Times New Roman" w:hAnsi="Times New Roman" w:cs="Times New Roman"/>
          <w:sz w:val="24"/>
          <w:szCs w:val="24"/>
        </w:rPr>
      </w:pPr>
    </w:p>
    <w:p w:rsidR="000C7ACC" w:rsidRPr="000C7ACC" w:rsidRDefault="000C7ACC" w:rsidP="000C7ACC">
      <w:pPr>
        <w:jc w:val="both"/>
        <w:rPr>
          <w:rStyle w:val="ExpBodyCopy"/>
          <w:rFonts w:ascii="Times New Roman" w:hAnsi="Times New Roman" w:cs="Times New Roman"/>
          <w:sz w:val="24"/>
          <w:szCs w:val="24"/>
        </w:rPr>
      </w:pPr>
      <w:r w:rsidRPr="000C7ACC">
        <w:rPr>
          <w:rStyle w:val="ExpBodyCopy"/>
          <w:rFonts w:ascii="Times New Roman" w:hAnsi="Times New Roman" w:cs="Times New Roman"/>
          <w:sz w:val="24"/>
          <w:szCs w:val="24"/>
        </w:rPr>
        <w:t xml:space="preserve">Set the triggering mode of the </w:t>
      </w:r>
      <w:proofErr w:type="spellStart"/>
      <w:r w:rsidRPr="000C7ACC">
        <w:rPr>
          <w:rStyle w:val="ExpBodyCopy"/>
          <w:rFonts w:ascii="Times New Roman" w:hAnsi="Times New Roman" w:cs="Times New Roman"/>
          <w:sz w:val="24"/>
          <w:szCs w:val="24"/>
        </w:rPr>
        <w:t>Keysight</w:t>
      </w:r>
      <w:proofErr w:type="spellEnd"/>
      <w:r w:rsidRPr="000C7ACC">
        <w:rPr>
          <w:rStyle w:val="ExpBodyCopy"/>
          <w:rFonts w:ascii="Times New Roman" w:hAnsi="Times New Roman" w:cs="Times New Roman"/>
          <w:sz w:val="24"/>
          <w:szCs w:val="24"/>
        </w:rPr>
        <w:t xml:space="preserve"> MSO-X 3012A to </w:t>
      </w:r>
      <w:r w:rsidR="00474574">
        <w:rPr>
          <w:rStyle w:val="ExpBodyCopy"/>
          <w:rFonts w:ascii="Times New Roman" w:hAnsi="Times New Roman" w:cs="Times New Roman"/>
          <w:sz w:val="24"/>
          <w:szCs w:val="24"/>
        </w:rPr>
        <w:t>“</w:t>
      </w:r>
      <w:r w:rsidR="008446A6" w:rsidRPr="00474574">
        <w:rPr>
          <w:rStyle w:val="ExpBodyCopy"/>
          <w:rFonts w:ascii="Times New Roman" w:hAnsi="Times New Roman" w:cs="Times New Roman"/>
          <w:i/>
          <w:sz w:val="24"/>
          <w:szCs w:val="24"/>
        </w:rPr>
        <w:t>edge then edge</w:t>
      </w:r>
      <w:r w:rsidR="00474574">
        <w:rPr>
          <w:rStyle w:val="ExpBodyCopy"/>
          <w:rFonts w:ascii="Times New Roman" w:hAnsi="Times New Roman" w:cs="Times New Roman"/>
          <w:sz w:val="24"/>
          <w:szCs w:val="24"/>
        </w:rPr>
        <w:t>”</w:t>
      </w:r>
      <w:r w:rsidR="008446A6">
        <w:rPr>
          <w:rStyle w:val="ExpBodyCopy"/>
          <w:rFonts w:ascii="Times New Roman" w:hAnsi="Times New Roman" w:cs="Times New Roman"/>
          <w:sz w:val="24"/>
          <w:szCs w:val="24"/>
        </w:rPr>
        <w:t xml:space="preserve"> trigger </w:t>
      </w:r>
      <w:r w:rsidR="008446A6" w:rsidRPr="000C7ACC">
        <w:rPr>
          <w:rStyle w:val="ExpBodyCopy"/>
          <w:rFonts w:ascii="Times New Roman" w:hAnsi="Times New Roman" w:cs="Times New Roman"/>
          <w:sz w:val="24"/>
          <w:szCs w:val="24"/>
        </w:rPr>
        <w:t>using</w:t>
      </w:r>
      <w:r w:rsidRPr="000C7ACC">
        <w:rPr>
          <w:rStyle w:val="ExpBodyCopy"/>
          <w:rFonts w:ascii="Times New Roman" w:hAnsi="Times New Roman" w:cs="Times New Roman"/>
          <w:sz w:val="24"/>
          <w:szCs w:val="24"/>
        </w:rPr>
        <w:t xml:space="preserve"> the steps below.</w:t>
      </w:r>
    </w:p>
    <w:p w:rsidR="000C7ACC" w:rsidRPr="000C7ACC" w:rsidRDefault="000C7ACC" w:rsidP="000C7ACC">
      <w:pPr>
        <w:widowControl/>
        <w:numPr>
          <w:ilvl w:val="0"/>
          <w:numId w:val="18"/>
        </w:numPr>
        <w:tabs>
          <w:tab w:val="left" w:pos="990"/>
        </w:tabs>
        <w:ind w:hanging="900"/>
        <w:jc w:val="both"/>
        <w:rPr>
          <w:rStyle w:val="ExpBodyCopy"/>
          <w:rFonts w:ascii="Times New Roman" w:hAnsi="Times New Roman" w:cs="Times New Roman"/>
          <w:i/>
          <w:sz w:val="24"/>
          <w:szCs w:val="24"/>
        </w:rPr>
      </w:pPr>
      <w:r w:rsidRPr="000C7ACC">
        <w:rPr>
          <w:rStyle w:val="ExpBodyCopy"/>
          <w:rFonts w:ascii="Times New Roman" w:hAnsi="Times New Roman" w:cs="Times New Roman"/>
          <w:sz w:val="24"/>
          <w:szCs w:val="24"/>
        </w:rPr>
        <w:t xml:space="preserve">Press the key </w:t>
      </w:r>
      <w:r w:rsidRPr="000C7ACC">
        <w:rPr>
          <w:rStyle w:val="ExpBodyCopy"/>
          <w:rFonts w:ascii="Times New Roman" w:hAnsi="Times New Roman" w:cs="Times New Roman"/>
          <w:i/>
          <w:sz w:val="24"/>
          <w:szCs w:val="24"/>
        </w:rPr>
        <w:t>Trigger</w:t>
      </w:r>
    </w:p>
    <w:p w:rsidR="000C7ACC" w:rsidRPr="000C7ACC" w:rsidRDefault="000C7ACC" w:rsidP="000C7ACC">
      <w:pPr>
        <w:widowControl/>
        <w:numPr>
          <w:ilvl w:val="0"/>
          <w:numId w:val="18"/>
        </w:numPr>
        <w:ind w:left="990" w:hanging="450"/>
        <w:jc w:val="both"/>
        <w:rPr>
          <w:rStyle w:val="ExpBodyCopy"/>
          <w:rFonts w:ascii="Times New Roman" w:hAnsi="Times New Roman" w:cs="Times New Roman"/>
          <w:sz w:val="24"/>
          <w:szCs w:val="24"/>
        </w:rPr>
      </w:pPr>
      <w:r w:rsidRPr="000C7ACC">
        <w:rPr>
          <w:rStyle w:val="ExpBodyCopy"/>
          <w:rFonts w:ascii="Times New Roman" w:hAnsi="Times New Roman" w:cs="Times New Roman"/>
          <w:sz w:val="24"/>
          <w:szCs w:val="24"/>
        </w:rPr>
        <w:t xml:space="preserve">Press the button underneath the </w:t>
      </w:r>
      <w:r w:rsidRPr="000C7ACC">
        <w:rPr>
          <w:rStyle w:val="ExpBodyCopy"/>
          <w:rFonts w:ascii="Times New Roman" w:hAnsi="Times New Roman" w:cs="Times New Roman"/>
          <w:i/>
          <w:sz w:val="24"/>
          <w:szCs w:val="24"/>
        </w:rPr>
        <w:t>Trigger Type</w:t>
      </w:r>
      <w:r w:rsidRPr="000C7ACC">
        <w:rPr>
          <w:rStyle w:val="ExpBodyCopy"/>
          <w:rFonts w:ascii="Times New Roman" w:hAnsi="Times New Roman" w:cs="Times New Roman"/>
          <w:sz w:val="24"/>
          <w:szCs w:val="24"/>
        </w:rPr>
        <w:t xml:space="preserve"> option</w:t>
      </w:r>
    </w:p>
    <w:p w:rsidR="000C7ACC" w:rsidRPr="000C7ACC" w:rsidRDefault="000C7ACC" w:rsidP="000C7ACC">
      <w:pPr>
        <w:widowControl/>
        <w:numPr>
          <w:ilvl w:val="0"/>
          <w:numId w:val="18"/>
        </w:numPr>
        <w:ind w:left="990" w:hanging="450"/>
        <w:jc w:val="both"/>
        <w:rPr>
          <w:rStyle w:val="ExpBodyCopy"/>
          <w:rFonts w:ascii="Times New Roman" w:hAnsi="Times New Roman" w:cs="Times New Roman"/>
          <w:sz w:val="24"/>
          <w:szCs w:val="24"/>
        </w:rPr>
      </w:pPr>
      <w:r w:rsidRPr="000C7ACC">
        <w:rPr>
          <w:rStyle w:val="ExpBodyCopy"/>
          <w:rFonts w:ascii="Times New Roman" w:hAnsi="Times New Roman" w:cs="Times New Roman"/>
          <w:sz w:val="24"/>
          <w:szCs w:val="24"/>
        </w:rPr>
        <w:t xml:space="preserve">Select the </w:t>
      </w:r>
      <w:r w:rsidR="00090CE7" w:rsidRPr="00090CE7">
        <w:rPr>
          <w:rStyle w:val="ExpBodyCopy"/>
          <w:rFonts w:ascii="Times New Roman" w:hAnsi="Times New Roman" w:cs="Times New Roman"/>
          <w:i/>
          <w:sz w:val="24"/>
          <w:szCs w:val="24"/>
        </w:rPr>
        <w:t>edge then edge</w:t>
      </w:r>
      <w:r w:rsidR="00090CE7">
        <w:rPr>
          <w:rStyle w:val="ExpBodyCopy"/>
          <w:rFonts w:ascii="Times New Roman" w:hAnsi="Times New Roman" w:cs="Times New Roman"/>
          <w:sz w:val="24"/>
          <w:szCs w:val="24"/>
        </w:rPr>
        <w:t xml:space="preserve"> </w:t>
      </w:r>
      <w:r w:rsidRPr="000C7ACC">
        <w:rPr>
          <w:rStyle w:val="ExpBodyCopy"/>
          <w:rFonts w:ascii="Times New Roman" w:hAnsi="Times New Roman" w:cs="Times New Roman"/>
          <w:sz w:val="24"/>
          <w:szCs w:val="24"/>
        </w:rPr>
        <w:t xml:space="preserve">option using the selection knob to the right of the screen </w:t>
      </w:r>
    </w:p>
    <w:p w:rsidR="000C7ACC" w:rsidRPr="000C7ACC" w:rsidRDefault="000C7ACC" w:rsidP="000C7ACC">
      <w:pPr>
        <w:widowControl/>
        <w:numPr>
          <w:ilvl w:val="0"/>
          <w:numId w:val="18"/>
        </w:numPr>
        <w:ind w:left="990" w:hanging="450"/>
        <w:jc w:val="both"/>
        <w:rPr>
          <w:rStyle w:val="ExpBodyCopy"/>
          <w:rFonts w:ascii="Times New Roman" w:hAnsi="Times New Roman" w:cs="Times New Roman"/>
          <w:sz w:val="24"/>
          <w:szCs w:val="24"/>
        </w:rPr>
      </w:pPr>
      <w:r w:rsidRPr="000C7ACC">
        <w:rPr>
          <w:rStyle w:val="ExpBodyCopy"/>
          <w:rFonts w:ascii="Times New Roman" w:hAnsi="Times New Roman" w:cs="Times New Roman"/>
          <w:sz w:val="24"/>
          <w:szCs w:val="24"/>
        </w:rPr>
        <w:t xml:space="preserve">Next, press the button underneath the </w:t>
      </w:r>
      <w:r w:rsidR="00090CE7">
        <w:rPr>
          <w:rStyle w:val="ExpBodyCopy"/>
          <w:rFonts w:ascii="Times New Roman" w:hAnsi="Times New Roman" w:cs="Times New Roman"/>
          <w:i/>
          <w:sz w:val="24"/>
          <w:szCs w:val="24"/>
        </w:rPr>
        <w:t>Sources</w:t>
      </w:r>
      <w:r w:rsidRPr="000C7ACC">
        <w:rPr>
          <w:rStyle w:val="ExpBodyCopy"/>
          <w:rFonts w:ascii="Times New Roman" w:hAnsi="Times New Roman" w:cs="Times New Roman"/>
          <w:sz w:val="24"/>
          <w:szCs w:val="24"/>
        </w:rPr>
        <w:t xml:space="preserve"> option </w:t>
      </w:r>
    </w:p>
    <w:p w:rsidR="00090CE7" w:rsidRPr="00090CE7" w:rsidRDefault="00E629F6" w:rsidP="00090CE7">
      <w:pPr>
        <w:widowControl/>
        <w:numPr>
          <w:ilvl w:val="0"/>
          <w:numId w:val="18"/>
        </w:numPr>
        <w:ind w:left="990" w:hanging="450"/>
        <w:jc w:val="both"/>
        <w:rPr>
          <w:rStyle w:val="ExpBodyCopy"/>
          <w:rFonts w:ascii="Times New Roman" w:hAnsi="Times New Roman" w:cs="Times New Roman"/>
          <w:i/>
          <w:sz w:val="24"/>
          <w:szCs w:val="24"/>
        </w:rPr>
      </w:pPr>
      <w:r>
        <w:rPr>
          <w:rStyle w:val="ExpBodyCopy"/>
          <w:rFonts w:ascii="Times New Roman" w:hAnsi="Times New Roman" w:cs="Times New Roman"/>
          <w:sz w:val="24"/>
          <w:szCs w:val="24"/>
        </w:rPr>
        <w:t>P</w:t>
      </w:r>
      <w:r w:rsidR="00090CE7" w:rsidRPr="000C7ACC">
        <w:rPr>
          <w:rStyle w:val="ExpBodyCopy"/>
          <w:rFonts w:ascii="Times New Roman" w:hAnsi="Times New Roman" w:cs="Times New Roman"/>
          <w:sz w:val="24"/>
          <w:szCs w:val="24"/>
        </w:rPr>
        <w:t xml:space="preserve">ress the button </w:t>
      </w:r>
      <w:r w:rsidR="00090CE7" w:rsidRPr="00090CE7">
        <w:rPr>
          <w:rStyle w:val="ExpBodyCopy"/>
          <w:rFonts w:ascii="Times New Roman" w:hAnsi="Times New Roman" w:cs="Times New Roman"/>
          <w:i/>
          <w:sz w:val="24"/>
          <w:szCs w:val="24"/>
        </w:rPr>
        <w:t xml:space="preserve">Arm </w:t>
      </w:r>
      <w:proofErr w:type="spellStart"/>
      <w:r w:rsidR="00090CE7" w:rsidRPr="00090CE7">
        <w:rPr>
          <w:rStyle w:val="ExpBodyCopy"/>
          <w:rFonts w:ascii="Times New Roman" w:hAnsi="Times New Roman" w:cs="Times New Roman"/>
          <w:i/>
          <w:sz w:val="24"/>
          <w:szCs w:val="24"/>
        </w:rPr>
        <w:t>A</w:t>
      </w:r>
      <w:proofErr w:type="spellEnd"/>
      <w:r w:rsidR="00090CE7" w:rsidRPr="000C7ACC">
        <w:rPr>
          <w:rStyle w:val="ExpBodyCopy"/>
          <w:rFonts w:ascii="Times New Roman" w:hAnsi="Times New Roman" w:cs="Times New Roman"/>
          <w:sz w:val="24"/>
          <w:szCs w:val="24"/>
        </w:rPr>
        <w:t xml:space="preserve"> option Select</w:t>
      </w:r>
      <w:r w:rsidR="00090CE7">
        <w:rPr>
          <w:rStyle w:val="ExpBodyCopy"/>
          <w:rFonts w:ascii="Times New Roman" w:hAnsi="Times New Roman" w:cs="Times New Roman"/>
          <w:sz w:val="24"/>
          <w:szCs w:val="24"/>
        </w:rPr>
        <w:t xml:space="preserve"> </w:t>
      </w:r>
      <w:r w:rsidR="00090CE7" w:rsidRPr="00090CE7">
        <w:rPr>
          <w:rStyle w:val="ExpBodyCopy"/>
          <w:rFonts w:ascii="Times New Roman" w:hAnsi="Times New Roman" w:cs="Times New Roman"/>
          <w:i/>
          <w:sz w:val="24"/>
          <w:szCs w:val="24"/>
        </w:rPr>
        <w:t>D2</w:t>
      </w:r>
    </w:p>
    <w:p w:rsidR="00090CE7" w:rsidRDefault="00E629F6" w:rsidP="00090CE7">
      <w:pPr>
        <w:widowControl/>
        <w:numPr>
          <w:ilvl w:val="0"/>
          <w:numId w:val="18"/>
        </w:numPr>
        <w:ind w:left="990" w:hanging="450"/>
        <w:jc w:val="both"/>
        <w:rPr>
          <w:rStyle w:val="ExpBodyCopy"/>
          <w:rFonts w:ascii="Times New Roman" w:hAnsi="Times New Roman" w:cs="Times New Roman"/>
          <w:i/>
          <w:sz w:val="24"/>
          <w:szCs w:val="24"/>
        </w:rPr>
      </w:pPr>
      <w:r>
        <w:rPr>
          <w:rStyle w:val="ExpBodyCopy"/>
          <w:rFonts w:ascii="Times New Roman" w:hAnsi="Times New Roman" w:cs="Times New Roman"/>
          <w:sz w:val="24"/>
          <w:szCs w:val="24"/>
        </w:rPr>
        <w:t>P</w:t>
      </w:r>
      <w:r w:rsidR="00090CE7" w:rsidRPr="000C7ACC">
        <w:rPr>
          <w:rStyle w:val="ExpBodyCopy"/>
          <w:rFonts w:ascii="Times New Roman" w:hAnsi="Times New Roman" w:cs="Times New Roman"/>
          <w:sz w:val="24"/>
          <w:szCs w:val="24"/>
        </w:rPr>
        <w:t xml:space="preserve">ress the button </w:t>
      </w:r>
      <w:r w:rsidR="00090CE7" w:rsidRPr="00090CE7">
        <w:rPr>
          <w:rStyle w:val="ExpBodyCopy"/>
          <w:rFonts w:ascii="Times New Roman" w:hAnsi="Times New Roman" w:cs="Times New Roman"/>
          <w:i/>
          <w:sz w:val="24"/>
          <w:szCs w:val="24"/>
        </w:rPr>
        <w:t xml:space="preserve">Slope </w:t>
      </w:r>
      <w:proofErr w:type="spellStart"/>
      <w:r w:rsidR="00090CE7" w:rsidRPr="00090CE7">
        <w:rPr>
          <w:rStyle w:val="ExpBodyCopy"/>
          <w:rFonts w:ascii="Times New Roman" w:hAnsi="Times New Roman" w:cs="Times New Roman"/>
          <w:i/>
          <w:sz w:val="24"/>
          <w:szCs w:val="24"/>
        </w:rPr>
        <w:t>A</w:t>
      </w:r>
      <w:proofErr w:type="spellEnd"/>
      <w:r w:rsidR="00090CE7" w:rsidRPr="000C7ACC">
        <w:rPr>
          <w:rStyle w:val="ExpBodyCopy"/>
          <w:rFonts w:ascii="Times New Roman" w:hAnsi="Times New Roman" w:cs="Times New Roman"/>
          <w:sz w:val="24"/>
          <w:szCs w:val="24"/>
        </w:rPr>
        <w:t xml:space="preserve"> option Select</w:t>
      </w:r>
      <w:r w:rsidR="00090CE7">
        <w:rPr>
          <w:rStyle w:val="ExpBodyCopy"/>
          <w:rFonts w:ascii="Times New Roman" w:hAnsi="Times New Roman" w:cs="Times New Roman"/>
          <w:sz w:val="24"/>
          <w:szCs w:val="24"/>
        </w:rPr>
        <w:t xml:space="preserve"> </w:t>
      </w:r>
      <w:r w:rsidR="00090CE7" w:rsidRPr="00090CE7">
        <w:rPr>
          <w:rStyle w:val="ExpBodyCopy"/>
          <w:rFonts w:ascii="Times New Roman" w:hAnsi="Times New Roman" w:cs="Times New Roman"/>
          <w:i/>
          <w:sz w:val="24"/>
          <w:szCs w:val="24"/>
        </w:rPr>
        <w:t>Rising</w:t>
      </w:r>
    </w:p>
    <w:p w:rsidR="00090CE7" w:rsidRPr="00090CE7" w:rsidRDefault="00E629F6" w:rsidP="00090CE7">
      <w:pPr>
        <w:widowControl/>
        <w:numPr>
          <w:ilvl w:val="0"/>
          <w:numId w:val="18"/>
        </w:numPr>
        <w:ind w:left="990" w:hanging="450"/>
        <w:jc w:val="both"/>
        <w:rPr>
          <w:rStyle w:val="ExpBodyCopy"/>
          <w:rFonts w:ascii="Times New Roman" w:hAnsi="Times New Roman" w:cs="Times New Roman"/>
          <w:i/>
          <w:sz w:val="24"/>
          <w:szCs w:val="24"/>
        </w:rPr>
      </w:pPr>
      <w:r>
        <w:rPr>
          <w:rStyle w:val="ExpBodyCopy"/>
          <w:rFonts w:ascii="Times New Roman" w:hAnsi="Times New Roman" w:cs="Times New Roman"/>
          <w:sz w:val="24"/>
          <w:szCs w:val="24"/>
        </w:rPr>
        <w:t>P</w:t>
      </w:r>
      <w:r w:rsidR="00090CE7" w:rsidRPr="000C7ACC">
        <w:rPr>
          <w:rStyle w:val="ExpBodyCopy"/>
          <w:rFonts w:ascii="Times New Roman" w:hAnsi="Times New Roman" w:cs="Times New Roman"/>
          <w:sz w:val="24"/>
          <w:szCs w:val="24"/>
        </w:rPr>
        <w:t xml:space="preserve">ress the button </w:t>
      </w:r>
      <w:r w:rsidR="00090CE7">
        <w:rPr>
          <w:rStyle w:val="ExpBodyCopy"/>
          <w:rFonts w:ascii="Times New Roman" w:hAnsi="Times New Roman" w:cs="Times New Roman"/>
          <w:i/>
          <w:sz w:val="24"/>
          <w:szCs w:val="24"/>
        </w:rPr>
        <w:t>Trigger B</w:t>
      </w:r>
      <w:r w:rsidR="00090CE7" w:rsidRPr="000C7ACC">
        <w:rPr>
          <w:rStyle w:val="ExpBodyCopy"/>
          <w:rFonts w:ascii="Times New Roman" w:hAnsi="Times New Roman" w:cs="Times New Roman"/>
          <w:sz w:val="24"/>
          <w:szCs w:val="24"/>
        </w:rPr>
        <w:t xml:space="preserve"> option Select</w:t>
      </w:r>
      <w:r w:rsidR="00090CE7">
        <w:rPr>
          <w:rStyle w:val="ExpBodyCopy"/>
          <w:rFonts w:ascii="Times New Roman" w:hAnsi="Times New Roman" w:cs="Times New Roman"/>
          <w:sz w:val="24"/>
          <w:szCs w:val="24"/>
        </w:rPr>
        <w:t xml:space="preserve"> </w:t>
      </w:r>
      <w:r w:rsidR="00090CE7" w:rsidRPr="00090CE7">
        <w:rPr>
          <w:rStyle w:val="ExpBodyCopy"/>
          <w:rFonts w:ascii="Times New Roman" w:hAnsi="Times New Roman" w:cs="Times New Roman"/>
          <w:i/>
          <w:sz w:val="24"/>
          <w:szCs w:val="24"/>
        </w:rPr>
        <w:t>D2</w:t>
      </w:r>
    </w:p>
    <w:p w:rsidR="0004643F" w:rsidRDefault="00E629F6" w:rsidP="000C7ACC">
      <w:pPr>
        <w:widowControl/>
        <w:numPr>
          <w:ilvl w:val="0"/>
          <w:numId w:val="18"/>
        </w:numPr>
        <w:ind w:left="990" w:hanging="450"/>
        <w:jc w:val="both"/>
        <w:rPr>
          <w:rStyle w:val="ExpBodyCopy"/>
          <w:rFonts w:ascii="Times New Roman" w:hAnsi="Times New Roman" w:cs="Times New Roman"/>
          <w:i/>
          <w:sz w:val="24"/>
          <w:szCs w:val="24"/>
        </w:rPr>
      </w:pPr>
      <w:r>
        <w:rPr>
          <w:rStyle w:val="ExpBodyCopy"/>
          <w:rFonts w:ascii="Times New Roman" w:hAnsi="Times New Roman" w:cs="Times New Roman"/>
          <w:sz w:val="24"/>
          <w:szCs w:val="24"/>
        </w:rPr>
        <w:t>P</w:t>
      </w:r>
      <w:r w:rsidR="00090CE7" w:rsidRPr="000C7ACC">
        <w:rPr>
          <w:rStyle w:val="ExpBodyCopy"/>
          <w:rFonts w:ascii="Times New Roman" w:hAnsi="Times New Roman" w:cs="Times New Roman"/>
          <w:sz w:val="24"/>
          <w:szCs w:val="24"/>
        </w:rPr>
        <w:t xml:space="preserve">ress the button </w:t>
      </w:r>
      <w:r w:rsidR="00090CE7" w:rsidRPr="00090CE7">
        <w:rPr>
          <w:rStyle w:val="ExpBodyCopy"/>
          <w:rFonts w:ascii="Times New Roman" w:hAnsi="Times New Roman" w:cs="Times New Roman"/>
          <w:i/>
          <w:sz w:val="24"/>
          <w:szCs w:val="24"/>
        </w:rPr>
        <w:t xml:space="preserve">Slope </w:t>
      </w:r>
      <w:r w:rsidR="00090CE7">
        <w:rPr>
          <w:rStyle w:val="ExpBodyCopy"/>
          <w:rFonts w:ascii="Times New Roman" w:hAnsi="Times New Roman" w:cs="Times New Roman"/>
          <w:i/>
          <w:sz w:val="24"/>
          <w:szCs w:val="24"/>
        </w:rPr>
        <w:t>B</w:t>
      </w:r>
      <w:r w:rsidR="00090CE7" w:rsidRPr="000C7ACC">
        <w:rPr>
          <w:rStyle w:val="ExpBodyCopy"/>
          <w:rFonts w:ascii="Times New Roman" w:hAnsi="Times New Roman" w:cs="Times New Roman"/>
          <w:sz w:val="24"/>
          <w:szCs w:val="24"/>
        </w:rPr>
        <w:t xml:space="preserve"> option Select</w:t>
      </w:r>
      <w:r w:rsidR="00090CE7">
        <w:rPr>
          <w:rStyle w:val="ExpBodyCopy"/>
          <w:rFonts w:ascii="Times New Roman" w:hAnsi="Times New Roman" w:cs="Times New Roman"/>
          <w:sz w:val="24"/>
          <w:szCs w:val="24"/>
        </w:rPr>
        <w:t xml:space="preserve"> </w:t>
      </w:r>
      <w:r w:rsidR="00090CE7">
        <w:rPr>
          <w:rStyle w:val="ExpBodyCopy"/>
          <w:rFonts w:ascii="Times New Roman" w:hAnsi="Times New Roman" w:cs="Times New Roman"/>
          <w:i/>
          <w:sz w:val="24"/>
          <w:szCs w:val="24"/>
        </w:rPr>
        <w:t>Falli</w:t>
      </w:r>
      <w:r w:rsidR="00090CE7" w:rsidRPr="00090CE7">
        <w:rPr>
          <w:rStyle w:val="ExpBodyCopy"/>
          <w:rFonts w:ascii="Times New Roman" w:hAnsi="Times New Roman" w:cs="Times New Roman"/>
          <w:i/>
          <w:sz w:val="24"/>
          <w:szCs w:val="24"/>
        </w:rPr>
        <w:t>ng</w:t>
      </w:r>
    </w:p>
    <w:p w:rsidR="00832775" w:rsidRPr="00AC2D74" w:rsidRDefault="000C7ACC" w:rsidP="000C7ACC">
      <w:pPr>
        <w:widowControl/>
        <w:numPr>
          <w:ilvl w:val="0"/>
          <w:numId w:val="18"/>
        </w:numPr>
        <w:ind w:left="990" w:hanging="450"/>
        <w:jc w:val="both"/>
        <w:rPr>
          <w:rStyle w:val="ExpBodyCopy"/>
          <w:rFonts w:ascii="Times New Roman" w:hAnsi="Times New Roman" w:cs="Times New Roman"/>
          <w:i/>
          <w:sz w:val="24"/>
          <w:szCs w:val="24"/>
        </w:rPr>
      </w:pPr>
      <w:r w:rsidRPr="0004643F">
        <w:rPr>
          <w:rStyle w:val="ExpBodyCopy"/>
          <w:rFonts w:ascii="Times New Roman" w:hAnsi="Times New Roman" w:cs="Times New Roman"/>
          <w:sz w:val="24"/>
          <w:szCs w:val="24"/>
        </w:rPr>
        <w:t xml:space="preserve">Press the key labelled as </w:t>
      </w:r>
      <w:r w:rsidRPr="0004643F">
        <w:rPr>
          <w:rStyle w:val="ExpBodyCopy"/>
          <w:rFonts w:ascii="Times New Roman" w:hAnsi="Times New Roman" w:cs="Times New Roman"/>
          <w:i/>
          <w:sz w:val="24"/>
          <w:szCs w:val="24"/>
        </w:rPr>
        <w:t>Single</w:t>
      </w:r>
      <w:r w:rsidR="00314B1E" w:rsidRPr="0004643F">
        <w:rPr>
          <w:rStyle w:val="ExpBodyCopy"/>
          <w:rFonts w:ascii="Times New Roman" w:hAnsi="Times New Roman" w:cs="Times New Roman"/>
          <w:sz w:val="24"/>
          <w:szCs w:val="24"/>
        </w:rPr>
        <w:t xml:space="preserve">. </w:t>
      </w:r>
    </w:p>
    <w:p w:rsidR="0004643F" w:rsidRPr="0004643F" w:rsidRDefault="00832775" w:rsidP="000C7ACC">
      <w:pPr>
        <w:widowControl/>
        <w:numPr>
          <w:ilvl w:val="0"/>
          <w:numId w:val="18"/>
        </w:numPr>
        <w:ind w:left="990" w:hanging="450"/>
        <w:jc w:val="both"/>
        <w:rPr>
          <w:rStyle w:val="ExpBodyCopy"/>
          <w:rFonts w:ascii="Times New Roman" w:hAnsi="Times New Roman" w:cs="Times New Roman"/>
          <w:i/>
          <w:sz w:val="24"/>
          <w:szCs w:val="24"/>
        </w:rPr>
      </w:pPr>
      <w:r>
        <w:rPr>
          <w:rStyle w:val="ExpBodyCopy"/>
          <w:rFonts w:ascii="Times New Roman" w:hAnsi="Times New Roman" w:cs="Times New Roman"/>
          <w:sz w:val="24"/>
          <w:szCs w:val="24"/>
        </w:rPr>
        <w:t>P</w:t>
      </w:r>
      <w:r w:rsidR="00090CE7" w:rsidRPr="0004643F">
        <w:rPr>
          <w:rStyle w:val="ExpBodyCopy"/>
          <w:rFonts w:ascii="Times New Roman" w:hAnsi="Times New Roman" w:cs="Times New Roman"/>
          <w:sz w:val="24"/>
          <w:szCs w:val="24"/>
        </w:rPr>
        <w:t xml:space="preserve">ress </w:t>
      </w:r>
      <w:r w:rsidR="0004643F" w:rsidRPr="0004643F">
        <w:rPr>
          <w:rFonts w:ascii="Times New Roman" w:hAnsi="Times New Roman" w:cs="Times New Roman"/>
          <w:sz w:val="24"/>
          <w:szCs w:val="24"/>
        </w:rPr>
        <w:t xml:space="preserve">SW1 on the </w:t>
      </w:r>
      <w:proofErr w:type="spellStart"/>
      <w:r w:rsidR="0004643F" w:rsidRPr="0004643F">
        <w:rPr>
          <w:rFonts w:ascii="Times New Roman" w:hAnsi="Times New Roman" w:cs="Times New Roman"/>
          <w:sz w:val="24"/>
          <w:szCs w:val="24"/>
        </w:rPr>
        <w:t>Tiva</w:t>
      </w:r>
      <w:proofErr w:type="spellEnd"/>
      <w:r w:rsidR="0004643F" w:rsidRPr="0004643F">
        <w:rPr>
          <w:rFonts w:ascii="Times New Roman" w:hAnsi="Times New Roman" w:cs="Times New Roman"/>
          <w:sz w:val="24"/>
          <w:szCs w:val="24"/>
        </w:rPr>
        <w:t xml:space="preserve"> </w:t>
      </w:r>
      <w:proofErr w:type="spellStart"/>
      <w:r w:rsidR="0004643F" w:rsidRPr="0004643F">
        <w:rPr>
          <w:rFonts w:ascii="Times New Roman" w:hAnsi="Times New Roman" w:cs="Times New Roman"/>
          <w:sz w:val="24"/>
          <w:szCs w:val="24"/>
        </w:rPr>
        <w:t>LaunchPad</w:t>
      </w:r>
      <w:proofErr w:type="spellEnd"/>
      <w:r w:rsidR="0004643F" w:rsidRPr="0004643F">
        <w:rPr>
          <w:rFonts w:ascii="Times New Roman" w:hAnsi="Times New Roman" w:cs="Times New Roman"/>
          <w:sz w:val="24"/>
          <w:szCs w:val="24"/>
        </w:rPr>
        <w:t xml:space="preserve"> </w:t>
      </w:r>
      <w:r w:rsidR="00090CE7" w:rsidRPr="0004643F">
        <w:rPr>
          <w:rStyle w:val="ExpBodyCopy"/>
          <w:rFonts w:ascii="Times New Roman" w:hAnsi="Times New Roman" w:cs="Times New Roman"/>
          <w:sz w:val="24"/>
          <w:szCs w:val="24"/>
        </w:rPr>
        <w:t xml:space="preserve">and </w:t>
      </w:r>
      <w:r w:rsidR="0004643F" w:rsidRPr="0004643F">
        <w:rPr>
          <w:rStyle w:val="ExpBodyCopy"/>
          <w:rFonts w:ascii="Times New Roman" w:hAnsi="Times New Roman" w:cs="Times New Roman"/>
          <w:sz w:val="24"/>
          <w:szCs w:val="24"/>
        </w:rPr>
        <w:t>release</w:t>
      </w:r>
      <w:r w:rsidR="0004643F">
        <w:rPr>
          <w:rStyle w:val="ExpBodyCopy"/>
          <w:rFonts w:ascii="Times New Roman" w:hAnsi="Times New Roman" w:cs="Times New Roman"/>
          <w:sz w:val="24"/>
          <w:szCs w:val="24"/>
        </w:rPr>
        <w:t>.</w:t>
      </w:r>
    </w:p>
    <w:p w:rsidR="0004643F" w:rsidRDefault="0004643F" w:rsidP="0004643F">
      <w:pPr>
        <w:widowControl/>
        <w:jc w:val="both"/>
        <w:rPr>
          <w:rStyle w:val="ExpBodyCopy"/>
          <w:rFonts w:ascii="Times New Roman" w:hAnsi="Times New Roman" w:cs="Times New Roman"/>
          <w:sz w:val="24"/>
          <w:szCs w:val="24"/>
        </w:rPr>
      </w:pPr>
    </w:p>
    <w:p w:rsidR="000C7ACC" w:rsidRPr="0004643F" w:rsidRDefault="00090CE7" w:rsidP="0004643F">
      <w:pPr>
        <w:widowControl/>
        <w:jc w:val="both"/>
        <w:rPr>
          <w:rStyle w:val="ExpBodyCopy"/>
          <w:rFonts w:ascii="Times New Roman" w:hAnsi="Times New Roman" w:cs="Times New Roman"/>
          <w:i/>
          <w:sz w:val="24"/>
          <w:szCs w:val="24"/>
        </w:rPr>
      </w:pPr>
      <w:r w:rsidRPr="0004643F">
        <w:rPr>
          <w:rFonts w:ascii="Times New Roman" w:hAnsi="Times New Roman" w:cs="Times New Roman"/>
          <w:color w:val="000000"/>
          <w:sz w:val="24"/>
          <w:szCs w:val="24"/>
        </w:rPr>
        <w:t>Adjust the result to</w:t>
      </w:r>
      <w:r w:rsidR="000C7ACC" w:rsidRPr="0004643F">
        <w:rPr>
          <w:rFonts w:ascii="Times New Roman" w:hAnsi="Times New Roman" w:cs="Times New Roman"/>
          <w:color w:val="000000"/>
          <w:sz w:val="24"/>
          <w:szCs w:val="24"/>
        </w:rPr>
        <w:t xml:space="preserve"> display </w:t>
      </w:r>
      <w:r w:rsidRPr="0004643F">
        <w:rPr>
          <w:rFonts w:ascii="Times New Roman" w:hAnsi="Times New Roman" w:cs="Times New Roman"/>
          <w:color w:val="000000"/>
          <w:sz w:val="24"/>
          <w:szCs w:val="24"/>
        </w:rPr>
        <w:t xml:space="preserve">at least </w:t>
      </w:r>
      <w:r w:rsidR="000C7ACC" w:rsidRPr="0004643F">
        <w:rPr>
          <w:rFonts w:ascii="Times New Roman" w:hAnsi="Times New Roman" w:cs="Times New Roman"/>
          <w:color w:val="000000"/>
          <w:sz w:val="24"/>
          <w:szCs w:val="24"/>
        </w:rPr>
        <w:t xml:space="preserve">one cycle </w:t>
      </w:r>
      <w:r w:rsidRPr="0004643F">
        <w:rPr>
          <w:rFonts w:ascii="Times New Roman" w:hAnsi="Times New Roman" w:cs="Times New Roman"/>
          <w:color w:val="000000"/>
          <w:sz w:val="24"/>
          <w:szCs w:val="24"/>
        </w:rPr>
        <w:t>or more</w:t>
      </w:r>
      <w:r w:rsidR="000C7ACC" w:rsidRPr="0004643F">
        <w:rPr>
          <w:rFonts w:ascii="Times New Roman" w:hAnsi="Times New Roman" w:cs="Times New Roman"/>
          <w:color w:val="000000"/>
          <w:sz w:val="24"/>
          <w:szCs w:val="24"/>
        </w:rPr>
        <w:t xml:space="preserve">. Were you successful in implementing the above steps and does your result make sense? </w:t>
      </w:r>
      <w:r w:rsidR="00215982" w:rsidRPr="0004643F">
        <w:rPr>
          <w:rFonts w:ascii="Times New Roman" w:hAnsi="Times New Roman" w:cs="Times New Roman"/>
          <w:color w:val="000000"/>
          <w:sz w:val="24"/>
          <w:szCs w:val="24"/>
        </w:rPr>
        <w:t>Consult Figure 1</w:t>
      </w:r>
      <w:r w:rsidR="00832775">
        <w:rPr>
          <w:rFonts w:ascii="Times New Roman" w:hAnsi="Times New Roman" w:cs="Times New Roman"/>
          <w:color w:val="000000"/>
          <w:sz w:val="24"/>
          <w:szCs w:val="24"/>
        </w:rPr>
        <w:t>1</w:t>
      </w:r>
      <w:r w:rsidR="00215982" w:rsidRPr="0004643F">
        <w:rPr>
          <w:rFonts w:ascii="Times New Roman" w:hAnsi="Times New Roman" w:cs="Times New Roman"/>
          <w:color w:val="000000"/>
          <w:sz w:val="24"/>
          <w:szCs w:val="24"/>
        </w:rPr>
        <w:t xml:space="preserve"> to </w:t>
      </w:r>
      <w:r w:rsidR="00507B01" w:rsidRPr="0004643F">
        <w:rPr>
          <w:rFonts w:ascii="Times New Roman" w:hAnsi="Times New Roman" w:cs="Times New Roman"/>
          <w:color w:val="000000"/>
          <w:sz w:val="24"/>
          <w:szCs w:val="24"/>
        </w:rPr>
        <w:t xml:space="preserve">visualize what the correct operation of the circuit should look like. </w:t>
      </w:r>
      <w:r w:rsidR="000C7ACC" w:rsidRPr="0004643F">
        <w:rPr>
          <w:rFonts w:ascii="Times New Roman" w:hAnsi="Times New Roman" w:cs="Times New Roman"/>
          <w:color w:val="000000"/>
          <w:sz w:val="24"/>
          <w:szCs w:val="24"/>
        </w:rPr>
        <w:t xml:space="preserve">Verify your results with your lab instructor. </w:t>
      </w:r>
    </w:p>
    <w:p w:rsidR="00BE3D2C" w:rsidRDefault="0004643F" w:rsidP="0004643F">
      <w:pP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4C21537A" wp14:editId="358C5EF7">
            <wp:extent cx="5930900" cy="3727952"/>
            <wp:effectExtent l="0" t="0" r="0" b="6350"/>
            <wp:docPr id="28" name="Picture 28" descr="F:\FGWO10v6\scop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GWO10v6\scope_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0900" cy="3727952"/>
                    </a:xfrm>
                    <a:prstGeom prst="rect">
                      <a:avLst/>
                    </a:prstGeom>
                    <a:noFill/>
                    <a:ln>
                      <a:noFill/>
                    </a:ln>
                  </pic:spPr>
                </pic:pic>
              </a:graphicData>
            </a:graphic>
          </wp:inline>
        </w:drawing>
      </w:r>
    </w:p>
    <w:p w:rsidR="00BE3D2C" w:rsidRPr="000C7ACC" w:rsidRDefault="00BE3D2C" w:rsidP="0004643F">
      <w:pPr>
        <w:rPr>
          <w:rFonts w:ascii="Times New Roman" w:eastAsia="Times New Roman" w:hAnsi="Times New Roman" w:cs="Times New Roman"/>
          <w:b/>
          <w:sz w:val="20"/>
          <w:szCs w:val="20"/>
        </w:rPr>
      </w:pPr>
    </w:p>
    <w:p w:rsidR="00DB565D" w:rsidRDefault="00DB565D" w:rsidP="00DB565D">
      <w:pPr>
        <w:ind w:left="2160" w:firstLine="720"/>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Figure 1</w:t>
      </w:r>
      <w:r w:rsidR="00832775">
        <w:rPr>
          <w:rFonts w:ascii="Times New Roman" w:eastAsia="Times New Roman" w:hAnsi="Times New Roman" w:cs="Times New Roman"/>
          <w:b/>
          <w:sz w:val="20"/>
          <w:szCs w:val="20"/>
        </w:rPr>
        <w:t>1</w:t>
      </w:r>
      <w:r>
        <w:rPr>
          <w:rFonts w:ascii="Times New Roman" w:eastAsia="Times New Roman" w:hAnsi="Times New Roman" w:cs="Times New Roman"/>
          <w:b/>
          <w:sz w:val="20"/>
          <w:szCs w:val="20"/>
        </w:rPr>
        <w:t>.</w:t>
      </w:r>
      <w:proofErr w:type="gramEnd"/>
      <w:r>
        <w:rPr>
          <w:rFonts w:ascii="Times New Roman" w:eastAsia="Times New Roman" w:hAnsi="Times New Roman" w:cs="Times New Roman"/>
          <w:b/>
          <w:sz w:val="20"/>
          <w:szCs w:val="20"/>
        </w:rPr>
        <w:t xml:space="preserve"> </w:t>
      </w:r>
      <w:r w:rsidR="00BA74DD" w:rsidRPr="00832775">
        <w:rPr>
          <w:rFonts w:ascii="Times New Roman" w:eastAsia="Times New Roman" w:hAnsi="Times New Roman" w:cs="Times New Roman"/>
          <w:b/>
          <w:sz w:val="20"/>
          <w:szCs w:val="20"/>
        </w:rPr>
        <w:t>“</w:t>
      </w:r>
      <w:r w:rsidR="00BA74DD" w:rsidRPr="00AC2D74">
        <w:rPr>
          <w:rStyle w:val="ExpBodyCopy"/>
          <w:rFonts w:ascii="Times New Roman" w:hAnsi="Times New Roman" w:cs="Times New Roman"/>
          <w:b/>
          <w:szCs w:val="20"/>
        </w:rPr>
        <w:t>E</w:t>
      </w:r>
      <w:r w:rsidR="0004643F" w:rsidRPr="00AC2D74">
        <w:rPr>
          <w:rStyle w:val="ExpBodyCopy"/>
          <w:rFonts w:ascii="Times New Roman" w:hAnsi="Times New Roman" w:cs="Times New Roman"/>
          <w:b/>
          <w:szCs w:val="20"/>
        </w:rPr>
        <w:t xml:space="preserve">dge then </w:t>
      </w:r>
      <w:r w:rsidR="00BA74DD" w:rsidRPr="00AC2D74">
        <w:rPr>
          <w:rStyle w:val="ExpBodyCopy"/>
          <w:rFonts w:ascii="Times New Roman" w:hAnsi="Times New Roman" w:cs="Times New Roman"/>
          <w:b/>
          <w:szCs w:val="20"/>
        </w:rPr>
        <w:t>E</w:t>
      </w:r>
      <w:r w:rsidR="0004643F" w:rsidRPr="00AC2D74">
        <w:rPr>
          <w:rStyle w:val="ExpBodyCopy"/>
          <w:rFonts w:ascii="Times New Roman" w:hAnsi="Times New Roman" w:cs="Times New Roman"/>
          <w:b/>
          <w:szCs w:val="20"/>
        </w:rPr>
        <w:t>dge</w:t>
      </w:r>
      <w:r w:rsidR="00BA74DD" w:rsidRPr="00AC2D74">
        <w:rPr>
          <w:rStyle w:val="ExpBodyCopy"/>
          <w:rFonts w:ascii="Times New Roman" w:hAnsi="Times New Roman" w:cs="Times New Roman"/>
          <w:b/>
          <w:szCs w:val="20"/>
        </w:rPr>
        <w:t>”</w:t>
      </w:r>
      <w:r w:rsidR="0004643F" w:rsidRPr="00AC2D74">
        <w:rPr>
          <w:rStyle w:val="ExpBodyCopy"/>
          <w:rFonts w:ascii="Times New Roman" w:hAnsi="Times New Roman" w:cs="Times New Roman"/>
          <w:b/>
          <w:szCs w:val="20"/>
        </w:rPr>
        <w:t xml:space="preserve"> trigger</w:t>
      </w:r>
      <w:r w:rsidR="0004643F">
        <w:rPr>
          <w:rStyle w:val="ExpBodyCopy"/>
          <w:rFonts w:ascii="Times New Roman" w:hAnsi="Times New Roman" w:cs="Times New Roman"/>
          <w:sz w:val="24"/>
          <w:szCs w:val="24"/>
        </w:rPr>
        <w:t xml:space="preserve"> </w:t>
      </w:r>
    </w:p>
    <w:p w:rsidR="00B65799" w:rsidRPr="00BE3D2C" w:rsidRDefault="00B65799" w:rsidP="00B65799">
      <w:pPr>
        <w:rPr>
          <w:rFonts w:ascii="Times New Roman" w:eastAsia="Times New Roman" w:hAnsi="Times New Roman" w:cs="Times New Roman"/>
          <w:b/>
          <w:sz w:val="32"/>
          <w:szCs w:val="32"/>
        </w:rPr>
      </w:pPr>
      <w:r w:rsidRPr="00BE3D2C">
        <w:rPr>
          <w:rFonts w:ascii="Times New Roman" w:eastAsia="Times New Roman" w:hAnsi="Times New Roman" w:cs="Times New Roman"/>
          <w:b/>
          <w:sz w:val="32"/>
          <w:szCs w:val="32"/>
        </w:rPr>
        <w:lastRenderedPageBreak/>
        <w:t>Saving Information</w:t>
      </w:r>
    </w:p>
    <w:p w:rsidR="00B22F12" w:rsidRDefault="00B22F12" w:rsidP="00B65799">
      <w:pPr>
        <w:rPr>
          <w:rFonts w:ascii="Arial" w:eastAsia="Times New Roman" w:hAnsi="Arial" w:cs="Arial"/>
          <w:b/>
          <w:sz w:val="24"/>
          <w:szCs w:val="24"/>
        </w:rPr>
      </w:pPr>
    </w:p>
    <w:p w:rsidR="005F49BA" w:rsidRDefault="003615F8" w:rsidP="005F49BA">
      <w:pPr>
        <w:rPr>
          <w:rFonts w:ascii="Times New Roman" w:hAnsi="Times New Roman" w:cs="Times New Roman"/>
          <w:color w:val="545454"/>
          <w:sz w:val="24"/>
          <w:szCs w:val="24"/>
        </w:rPr>
      </w:pPr>
      <w:r w:rsidRPr="000C7ACC">
        <w:rPr>
          <w:rFonts w:ascii="Times New Roman" w:eastAsia="Times New Roman" w:hAnsi="Times New Roman" w:cs="Times New Roman"/>
          <w:sz w:val="24"/>
          <w:szCs w:val="24"/>
        </w:rPr>
        <w:t xml:space="preserve">The </w:t>
      </w:r>
      <w:proofErr w:type="spellStart"/>
      <w:r w:rsidRPr="000C7ACC">
        <w:rPr>
          <w:rFonts w:ascii="Times New Roman" w:eastAsia="Times New Roman" w:hAnsi="Times New Roman" w:cs="Times New Roman"/>
          <w:sz w:val="24"/>
          <w:szCs w:val="24"/>
        </w:rPr>
        <w:t>Keysight</w:t>
      </w:r>
      <w:proofErr w:type="spellEnd"/>
      <w:r w:rsidRPr="000C7ACC">
        <w:rPr>
          <w:rFonts w:ascii="Times New Roman" w:eastAsia="Times New Roman" w:hAnsi="Times New Roman" w:cs="Times New Roman"/>
          <w:sz w:val="24"/>
          <w:szCs w:val="24"/>
        </w:rPr>
        <w:t xml:space="preserve"> MSO-X 3012A allows users to save information </w:t>
      </w:r>
      <w:r w:rsidR="008F5F2F">
        <w:rPr>
          <w:rFonts w:ascii="Times New Roman" w:eastAsia="Times New Roman" w:hAnsi="Times New Roman" w:cs="Times New Roman"/>
          <w:sz w:val="24"/>
          <w:szCs w:val="24"/>
        </w:rPr>
        <w:t>using</w:t>
      </w:r>
      <w:r w:rsidRPr="000C7ACC">
        <w:rPr>
          <w:rFonts w:ascii="Times New Roman" w:eastAsia="Times New Roman" w:hAnsi="Times New Roman" w:cs="Times New Roman"/>
          <w:sz w:val="24"/>
          <w:szCs w:val="24"/>
        </w:rPr>
        <w:t xml:space="preserve"> two different methods. A waveform can be captured and saved from the oscilloscope to a connected computer or by </w:t>
      </w:r>
      <w:r w:rsidR="00B9467A" w:rsidRPr="000C7ACC">
        <w:rPr>
          <w:rFonts w:ascii="Times New Roman" w:eastAsia="Times New Roman" w:hAnsi="Times New Roman" w:cs="Times New Roman"/>
          <w:sz w:val="24"/>
          <w:szCs w:val="24"/>
        </w:rPr>
        <w:t>utilizing the on-board USB slot</w:t>
      </w:r>
      <w:r w:rsidRPr="000C7ACC">
        <w:rPr>
          <w:rFonts w:ascii="Times New Roman" w:eastAsia="Times New Roman" w:hAnsi="Times New Roman" w:cs="Times New Roman"/>
          <w:sz w:val="24"/>
          <w:szCs w:val="24"/>
        </w:rPr>
        <w:t xml:space="preserve">. The </w:t>
      </w:r>
      <w:proofErr w:type="spellStart"/>
      <w:r w:rsidRPr="000C7ACC">
        <w:rPr>
          <w:rFonts w:ascii="Times New Roman" w:eastAsia="Times New Roman" w:hAnsi="Times New Roman" w:cs="Times New Roman"/>
          <w:sz w:val="24"/>
          <w:szCs w:val="24"/>
        </w:rPr>
        <w:t>Bench</w:t>
      </w:r>
      <w:r w:rsidR="00832775">
        <w:rPr>
          <w:rFonts w:ascii="Times New Roman" w:eastAsia="Times New Roman" w:hAnsi="Times New Roman" w:cs="Times New Roman"/>
          <w:sz w:val="24"/>
          <w:szCs w:val="24"/>
        </w:rPr>
        <w:t>V</w:t>
      </w:r>
      <w:r w:rsidRPr="000C7ACC">
        <w:rPr>
          <w:rFonts w:ascii="Times New Roman" w:eastAsia="Times New Roman" w:hAnsi="Times New Roman" w:cs="Times New Roman"/>
          <w:sz w:val="24"/>
          <w:szCs w:val="24"/>
        </w:rPr>
        <w:t>ue</w:t>
      </w:r>
      <w:proofErr w:type="spellEnd"/>
      <w:r w:rsidRPr="000C7ACC">
        <w:rPr>
          <w:rFonts w:ascii="Times New Roman" w:eastAsia="Times New Roman" w:hAnsi="Times New Roman" w:cs="Times New Roman"/>
          <w:sz w:val="24"/>
          <w:szCs w:val="24"/>
        </w:rPr>
        <w:t xml:space="preserve"> utility is the software on the computer that the MSO communicates with and it allows waveforms to </w:t>
      </w:r>
      <w:proofErr w:type="gramStart"/>
      <w:r w:rsidRPr="000C7ACC">
        <w:rPr>
          <w:rFonts w:ascii="Times New Roman" w:eastAsia="Times New Roman" w:hAnsi="Times New Roman" w:cs="Times New Roman"/>
          <w:sz w:val="24"/>
          <w:szCs w:val="24"/>
        </w:rPr>
        <w:t>be saved</w:t>
      </w:r>
      <w:proofErr w:type="gramEnd"/>
      <w:r w:rsidRPr="000C7ACC">
        <w:rPr>
          <w:rFonts w:ascii="Times New Roman" w:eastAsia="Times New Roman" w:hAnsi="Times New Roman" w:cs="Times New Roman"/>
          <w:sz w:val="24"/>
          <w:szCs w:val="24"/>
        </w:rPr>
        <w:t xml:space="preserve"> to a desired location. The USB saving option can be used when it is only necessary to save oscilloscope data to a removable media drive. </w:t>
      </w:r>
      <w:r w:rsidR="005F49BA" w:rsidRPr="000C7ACC">
        <w:rPr>
          <w:rFonts w:ascii="Times New Roman" w:eastAsia="Times New Roman" w:hAnsi="Times New Roman" w:cs="Times New Roman"/>
          <w:sz w:val="24"/>
          <w:szCs w:val="24"/>
        </w:rPr>
        <w:t xml:space="preserve">The steps listed below outline the steps to </w:t>
      </w:r>
      <w:r w:rsidR="00B9467A" w:rsidRPr="000C7ACC">
        <w:rPr>
          <w:rFonts w:ascii="Times New Roman" w:eastAsia="Times New Roman" w:hAnsi="Times New Roman" w:cs="Times New Roman"/>
          <w:sz w:val="24"/>
          <w:szCs w:val="24"/>
        </w:rPr>
        <w:t>save a waveform</w:t>
      </w:r>
      <w:r w:rsidR="005F49BA" w:rsidRPr="000C7ACC">
        <w:rPr>
          <w:rFonts w:ascii="Times New Roman" w:eastAsia="Times New Roman" w:hAnsi="Times New Roman" w:cs="Times New Roman"/>
          <w:sz w:val="24"/>
          <w:szCs w:val="24"/>
        </w:rPr>
        <w:t xml:space="preserve"> and were taken directly from </w:t>
      </w:r>
      <w:proofErr w:type="spellStart"/>
      <w:r w:rsidR="005F49BA" w:rsidRPr="000C7ACC">
        <w:rPr>
          <w:rFonts w:ascii="Times New Roman" w:hAnsi="Times New Roman" w:cs="Times New Roman"/>
          <w:i/>
          <w:color w:val="545454"/>
          <w:sz w:val="24"/>
          <w:szCs w:val="24"/>
        </w:rPr>
        <w:t>Keysight</w:t>
      </w:r>
      <w:proofErr w:type="spellEnd"/>
      <w:r w:rsidR="005F49BA" w:rsidRPr="000C7ACC">
        <w:rPr>
          <w:rFonts w:ascii="Times New Roman" w:hAnsi="Times New Roman" w:cs="Times New Roman"/>
          <w:i/>
          <w:color w:val="545454"/>
          <w:sz w:val="24"/>
          <w:szCs w:val="24"/>
        </w:rPr>
        <w:t xml:space="preserve"> </w:t>
      </w:r>
      <w:proofErr w:type="spellStart"/>
      <w:r w:rsidR="005F49BA" w:rsidRPr="000C7ACC">
        <w:rPr>
          <w:rFonts w:ascii="Times New Roman" w:hAnsi="Times New Roman" w:cs="Times New Roman"/>
          <w:i/>
          <w:color w:val="545454"/>
          <w:sz w:val="24"/>
          <w:szCs w:val="24"/>
        </w:rPr>
        <w:t>InfiniiVision</w:t>
      </w:r>
      <w:proofErr w:type="spellEnd"/>
      <w:r w:rsidR="005F49BA" w:rsidRPr="000C7ACC">
        <w:rPr>
          <w:rFonts w:ascii="Times New Roman" w:hAnsi="Times New Roman" w:cs="Times New Roman"/>
          <w:i/>
          <w:color w:val="545454"/>
          <w:sz w:val="24"/>
          <w:szCs w:val="24"/>
        </w:rPr>
        <w:t xml:space="preserve"> 3000 X-Series Oscilloscopes User's </w:t>
      </w:r>
      <w:r w:rsidR="005F49BA" w:rsidRPr="000C7ACC">
        <w:rPr>
          <w:rFonts w:ascii="Times New Roman" w:hAnsi="Times New Roman" w:cs="Times New Roman"/>
          <w:color w:val="545454"/>
          <w:sz w:val="24"/>
          <w:szCs w:val="24"/>
        </w:rPr>
        <w:t>Guide. [1]</w:t>
      </w:r>
    </w:p>
    <w:p w:rsidR="00636AED" w:rsidRPr="000C7ACC" w:rsidRDefault="00636AED" w:rsidP="005F49BA">
      <w:pPr>
        <w:rPr>
          <w:rFonts w:ascii="Times New Roman" w:eastAsia="Times New Roman" w:hAnsi="Times New Roman" w:cs="Times New Roman"/>
          <w:sz w:val="24"/>
          <w:szCs w:val="24"/>
        </w:rPr>
      </w:pPr>
    </w:p>
    <w:p w:rsidR="003615F8" w:rsidRPr="000C7ACC" w:rsidRDefault="003615F8" w:rsidP="00B65799">
      <w:pPr>
        <w:rPr>
          <w:rFonts w:ascii="Times New Roman" w:eastAsia="Times New Roman" w:hAnsi="Times New Roman" w:cs="Times New Roman"/>
          <w:sz w:val="24"/>
          <w:szCs w:val="24"/>
        </w:rPr>
      </w:pPr>
    </w:p>
    <w:p w:rsidR="00A46E2D" w:rsidRPr="00A46E2D" w:rsidRDefault="00A46E2D" w:rsidP="00A46E2D">
      <w:pPr>
        <w:rPr>
          <w:rFonts w:ascii="Times New Roman" w:eastAsia="Times New Roman" w:hAnsi="Times New Roman" w:cs="Times New Roman"/>
          <w:b/>
          <w:sz w:val="28"/>
          <w:szCs w:val="28"/>
        </w:rPr>
      </w:pPr>
      <w:r w:rsidRPr="00A46E2D">
        <w:rPr>
          <w:rFonts w:ascii="Times New Roman" w:hAnsi="Times New Roman" w:cs="Times New Roman"/>
          <w:b/>
          <w:sz w:val="28"/>
          <w:szCs w:val="28"/>
        </w:rPr>
        <w:t>USB</w:t>
      </w:r>
      <w:r>
        <w:rPr>
          <w:rFonts w:ascii="Times New Roman" w:hAnsi="Times New Roman" w:cs="Times New Roman"/>
          <w:b/>
          <w:sz w:val="28"/>
          <w:szCs w:val="28"/>
        </w:rPr>
        <w:t xml:space="preserve"> Drive</w:t>
      </w:r>
    </w:p>
    <w:p w:rsidR="00F1774C" w:rsidRPr="000C7ACC" w:rsidRDefault="00F1774C" w:rsidP="00013722">
      <w:pPr>
        <w:widowControl/>
        <w:autoSpaceDE w:val="0"/>
        <w:autoSpaceDN w:val="0"/>
        <w:adjustRightInd w:val="0"/>
        <w:rPr>
          <w:rFonts w:ascii="KeysightSansLight" w:hAnsi="KeysightSansLight" w:cs="KeysightSansLight"/>
          <w:color w:val="545454"/>
          <w:sz w:val="24"/>
          <w:szCs w:val="24"/>
        </w:rPr>
      </w:pPr>
    </w:p>
    <w:p w:rsidR="00013722" w:rsidRPr="000C7ACC" w:rsidRDefault="00013722" w:rsidP="00013722">
      <w:pPr>
        <w:widowControl/>
        <w:autoSpaceDE w:val="0"/>
        <w:autoSpaceDN w:val="0"/>
        <w:adjustRightInd w:val="0"/>
        <w:rPr>
          <w:rFonts w:ascii="Times New Roman" w:hAnsi="Times New Roman" w:cs="Times New Roman"/>
          <w:bCs/>
          <w:color w:val="000000"/>
          <w:sz w:val="24"/>
          <w:szCs w:val="24"/>
        </w:rPr>
      </w:pPr>
      <w:r w:rsidRPr="000C7ACC">
        <w:rPr>
          <w:rFonts w:ascii="Times New Roman" w:hAnsi="Times New Roman" w:cs="Times New Roman"/>
          <w:b/>
          <w:bCs/>
          <w:color w:val="000000"/>
          <w:sz w:val="24"/>
          <w:szCs w:val="24"/>
        </w:rPr>
        <w:t>1</w:t>
      </w:r>
      <w:r w:rsidR="000C7ACC" w:rsidRPr="000C7ACC">
        <w:rPr>
          <w:rFonts w:ascii="Times New Roman" w:hAnsi="Times New Roman" w:cs="Times New Roman"/>
          <w:b/>
          <w:bCs/>
          <w:color w:val="000000"/>
          <w:sz w:val="24"/>
          <w:szCs w:val="24"/>
        </w:rPr>
        <w:t>.</w:t>
      </w:r>
      <w:r w:rsidRPr="000C7ACC">
        <w:rPr>
          <w:rFonts w:ascii="Times New Roman" w:hAnsi="Times New Roman" w:cs="Times New Roman"/>
          <w:b/>
          <w:bCs/>
          <w:color w:val="000000"/>
          <w:sz w:val="24"/>
          <w:szCs w:val="24"/>
        </w:rPr>
        <w:t xml:space="preserve"> </w:t>
      </w:r>
      <w:r w:rsidR="00F1774C" w:rsidRPr="000C7ACC">
        <w:rPr>
          <w:rFonts w:ascii="Times New Roman" w:hAnsi="Times New Roman" w:cs="Times New Roman"/>
          <w:bCs/>
          <w:color w:val="000000"/>
          <w:sz w:val="24"/>
          <w:szCs w:val="24"/>
        </w:rPr>
        <w:t>Insert storage medium of choice into</w:t>
      </w:r>
      <w:r w:rsidR="000C7ACC" w:rsidRPr="000C7ACC">
        <w:rPr>
          <w:rFonts w:ascii="Times New Roman" w:hAnsi="Times New Roman" w:cs="Times New Roman"/>
          <w:bCs/>
          <w:color w:val="000000"/>
          <w:sz w:val="24"/>
          <w:szCs w:val="24"/>
        </w:rPr>
        <w:t xml:space="preserve"> the front USB port of the MSO.</w:t>
      </w:r>
      <w:r w:rsidR="00F1774C" w:rsidRPr="000C7ACC">
        <w:rPr>
          <w:rFonts w:ascii="Times New Roman" w:hAnsi="Times New Roman" w:cs="Times New Roman"/>
          <w:bCs/>
          <w:color w:val="000000"/>
          <w:sz w:val="24"/>
          <w:szCs w:val="24"/>
        </w:rPr>
        <w:t xml:space="preserve"> </w:t>
      </w:r>
      <w:r w:rsidRPr="000C7ACC">
        <w:rPr>
          <w:rFonts w:ascii="Times New Roman" w:hAnsi="Times New Roman" w:cs="Times New Roman"/>
          <w:color w:val="000000"/>
          <w:sz w:val="24"/>
          <w:szCs w:val="24"/>
        </w:rPr>
        <w:t xml:space="preserve">Press the </w:t>
      </w:r>
      <w:r w:rsidR="00661458">
        <w:rPr>
          <w:rFonts w:ascii="Times New Roman" w:hAnsi="Times New Roman" w:cs="Times New Roman"/>
          <w:b/>
          <w:bCs/>
          <w:color w:val="000000"/>
          <w:sz w:val="24"/>
          <w:szCs w:val="24"/>
        </w:rPr>
        <w:t>Save/Recall</w:t>
      </w:r>
      <w:r w:rsidRPr="000C7ACC">
        <w:rPr>
          <w:rFonts w:ascii="Times New Roman" w:hAnsi="Times New Roman" w:cs="Times New Roman"/>
          <w:b/>
          <w:bCs/>
          <w:color w:val="000000"/>
          <w:sz w:val="24"/>
          <w:szCs w:val="24"/>
        </w:rPr>
        <w:t xml:space="preserve"> </w:t>
      </w:r>
      <w:r w:rsidRPr="000C7ACC">
        <w:rPr>
          <w:rFonts w:ascii="Times New Roman" w:hAnsi="Times New Roman" w:cs="Times New Roman"/>
          <w:color w:val="000000"/>
          <w:sz w:val="24"/>
          <w:szCs w:val="24"/>
        </w:rPr>
        <w:t>key.</w:t>
      </w:r>
    </w:p>
    <w:p w:rsidR="00013722" w:rsidRPr="000C7ACC" w:rsidRDefault="00013722" w:rsidP="00013722">
      <w:pPr>
        <w:widowControl/>
        <w:autoSpaceDE w:val="0"/>
        <w:autoSpaceDN w:val="0"/>
        <w:adjustRightInd w:val="0"/>
        <w:rPr>
          <w:rFonts w:ascii="Times New Roman" w:hAnsi="Times New Roman" w:cs="Times New Roman"/>
          <w:color w:val="000000"/>
          <w:sz w:val="24"/>
          <w:szCs w:val="24"/>
        </w:rPr>
      </w:pPr>
    </w:p>
    <w:p w:rsidR="00013722" w:rsidRPr="000C7ACC" w:rsidRDefault="00013722" w:rsidP="00013722">
      <w:pPr>
        <w:widowControl/>
        <w:autoSpaceDE w:val="0"/>
        <w:autoSpaceDN w:val="0"/>
        <w:adjustRightInd w:val="0"/>
        <w:rPr>
          <w:rFonts w:ascii="Times New Roman" w:hAnsi="Times New Roman" w:cs="Times New Roman"/>
          <w:color w:val="000000"/>
          <w:sz w:val="24"/>
          <w:szCs w:val="24"/>
        </w:rPr>
      </w:pPr>
      <w:r w:rsidRPr="000C7ACC">
        <w:rPr>
          <w:rFonts w:ascii="Times New Roman" w:hAnsi="Times New Roman" w:cs="Times New Roman"/>
          <w:b/>
          <w:bCs/>
          <w:color w:val="000000"/>
          <w:sz w:val="24"/>
          <w:szCs w:val="24"/>
        </w:rPr>
        <w:t>2</w:t>
      </w:r>
      <w:r w:rsidR="000C7ACC" w:rsidRPr="000C7ACC">
        <w:rPr>
          <w:rFonts w:ascii="Times New Roman" w:hAnsi="Times New Roman" w:cs="Times New Roman"/>
          <w:b/>
          <w:bCs/>
          <w:color w:val="000000"/>
          <w:sz w:val="24"/>
          <w:szCs w:val="24"/>
        </w:rPr>
        <w:t>.</w:t>
      </w:r>
      <w:r w:rsidRPr="000C7ACC">
        <w:rPr>
          <w:rFonts w:ascii="Times New Roman" w:hAnsi="Times New Roman" w:cs="Times New Roman"/>
          <w:b/>
          <w:bCs/>
          <w:color w:val="000000"/>
          <w:sz w:val="24"/>
          <w:szCs w:val="24"/>
        </w:rPr>
        <w:t xml:space="preserve"> </w:t>
      </w:r>
      <w:r w:rsidRPr="000C7ACC">
        <w:rPr>
          <w:rFonts w:ascii="Times New Roman" w:hAnsi="Times New Roman" w:cs="Times New Roman"/>
          <w:color w:val="000000"/>
          <w:sz w:val="24"/>
          <w:szCs w:val="24"/>
        </w:rPr>
        <w:t xml:space="preserve">In the Save/Recall Menu, press the </w:t>
      </w:r>
      <w:r w:rsidRPr="000C7ACC">
        <w:rPr>
          <w:rFonts w:ascii="Times New Roman" w:hAnsi="Times New Roman" w:cs="Times New Roman"/>
          <w:b/>
          <w:bCs/>
          <w:color w:val="000000"/>
          <w:sz w:val="24"/>
          <w:szCs w:val="24"/>
        </w:rPr>
        <w:t xml:space="preserve">Save </w:t>
      </w:r>
      <w:proofErr w:type="spellStart"/>
      <w:r w:rsidRPr="000C7ACC">
        <w:rPr>
          <w:rFonts w:ascii="Times New Roman" w:hAnsi="Times New Roman" w:cs="Times New Roman"/>
          <w:color w:val="000000"/>
          <w:sz w:val="24"/>
          <w:szCs w:val="24"/>
        </w:rPr>
        <w:t>softkey</w:t>
      </w:r>
      <w:proofErr w:type="spellEnd"/>
      <w:r w:rsidRPr="000C7ACC">
        <w:rPr>
          <w:rFonts w:ascii="Times New Roman" w:hAnsi="Times New Roman" w:cs="Times New Roman"/>
          <w:color w:val="000000"/>
          <w:sz w:val="24"/>
          <w:szCs w:val="24"/>
        </w:rPr>
        <w:t>.</w:t>
      </w:r>
    </w:p>
    <w:p w:rsidR="00013722" w:rsidRPr="000C7ACC" w:rsidRDefault="00013722" w:rsidP="00013722">
      <w:pPr>
        <w:widowControl/>
        <w:autoSpaceDE w:val="0"/>
        <w:autoSpaceDN w:val="0"/>
        <w:adjustRightInd w:val="0"/>
        <w:rPr>
          <w:rFonts w:ascii="Times New Roman" w:hAnsi="Times New Roman" w:cs="Times New Roman"/>
          <w:color w:val="000000"/>
          <w:sz w:val="24"/>
          <w:szCs w:val="24"/>
        </w:rPr>
      </w:pPr>
    </w:p>
    <w:p w:rsidR="00013722" w:rsidRPr="000C7ACC" w:rsidRDefault="00013722" w:rsidP="00013722">
      <w:pPr>
        <w:widowControl/>
        <w:autoSpaceDE w:val="0"/>
        <w:autoSpaceDN w:val="0"/>
        <w:adjustRightInd w:val="0"/>
        <w:rPr>
          <w:rFonts w:ascii="Times New Roman" w:hAnsi="Times New Roman" w:cs="Times New Roman"/>
          <w:color w:val="000000"/>
          <w:sz w:val="24"/>
          <w:szCs w:val="24"/>
        </w:rPr>
      </w:pPr>
      <w:r w:rsidRPr="000C7ACC">
        <w:rPr>
          <w:rFonts w:ascii="Times New Roman" w:hAnsi="Times New Roman" w:cs="Times New Roman"/>
          <w:b/>
          <w:bCs/>
          <w:color w:val="000000"/>
          <w:sz w:val="24"/>
          <w:szCs w:val="24"/>
        </w:rPr>
        <w:t>3</w:t>
      </w:r>
      <w:r w:rsidR="000C7ACC" w:rsidRPr="000C7ACC">
        <w:rPr>
          <w:rFonts w:ascii="Times New Roman" w:hAnsi="Times New Roman" w:cs="Times New Roman"/>
          <w:b/>
          <w:bCs/>
          <w:color w:val="000000"/>
          <w:sz w:val="24"/>
          <w:szCs w:val="24"/>
        </w:rPr>
        <w:t>.</w:t>
      </w:r>
      <w:r w:rsidRPr="000C7ACC">
        <w:rPr>
          <w:rFonts w:ascii="Times New Roman" w:hAnsi="Times New Roman" w:cs="Times New Roman"/>
          <w:b/>
          <w:bCs/>
          <w:color w:val="000000"/>
          <w:sz w:val="24"/>
          <w:szCs w:val="24"/>
        </w:rPr>
        <w:t xml:space="preserve"> </w:t>
      </w:r>
      <w:r w:rsidRPr="000C7ACC">
        <w:rPr>
          <w:rFonts w:ascii="Times New Roman" w:hAnsi="Times New Roman" w:cs="Times New Roman"/>
          <w:color w:val="000000"/>
          <w:sz w:val="24"/>
          <w:szCs w:val="24"/>
        </w:rPr>
        <w:t xml:space="preserve">In the Save Menu, press the </w:t>
      </w:r>
      <w:r w:rsidRPr="000C7ACC">
        <w:rPr>
          <w:rFonts w:ascii="Times New Roman" w:hAnsi="Times New Roman" w:cs="Times New Roman"/>
          <w:b/>
          <w:bCs/>
          <w:color w:val="000000"/>
          <w:sz w:val="24"/>
          <w:szCs w:val="24"/>
        </w:rPr>
        <w:t xml:space="preserve">Format </w:t>
      </w:r>
      <w:proofErr w:type="spellStart"/>
      <w:r w:rsidRPr="000C7ACC">
        <w:rPr>
          <w:rFonts w:ascii="Times New Roman" w:hAnsi="Times New Roman" w:cs="Times New Roman"/>
          <w:color w:val="000000"/>
          <w:sz w:val="24"/>
          <w:szCs w:val="24"/>
        </w:rPr>
        <w:t>softkey</w:t>
      </w:r>
      <w:proofErr w:type="spellEnd"/>
      <w:r w:rsidRPr="000C7ACC">
        <w:rPr>
          <w:rFonts w:ascii="Times New Roman" w:hAnsi="Times New Roman" w:cs="Times New Roman"/>
          <w:color w:val="000000"/>
          <w:sz w:val="24"/>
          <w:szCs w:val="24"/>
        </w:rPr>
        <w:t xml:space="preserve"> and turn the Entry knob to select</w:t>
      </w:r>
    </w:p>
    <w:p w:rsidR="00013722" w:rsidRPr="000C7ACC" w:rsidRDefault="00F1774C" w:rsidP="00013722">
      <w:pPr>
        <w:widowControl/>
        <w:autoSpaceDE w:val="0"/>
        <w:autoSpaceDN w:val="0"/>
        <w:adjustRightInd w:val="0"/>
        <w:rPr>
          <w:rFonts w:ascii="Times New Roman" w:hAnsi="Times New Roman" w:cs="Times New Roman"/>
          <w:color w:val="000000"/>
          <w:sz w:val="24"/>
          <w:szCs w:val="24"/>
        </w:rPr>
      </w:pPr>
      <w:r w:rsidRPr="000C7ACC">
        <w:rPr>
          <w:rFonts w:ascii="Times New Roman" w:hAnsi="Times New Roman" w:cs="Times New Roman"/>
          <w:b/>
          <w:bCs/>
          <w:color w:val="000000"/>
          <w:sz w:val="24"/>
          <w:szCs w:val="24"/>
        </w:rPr>
        <w:t xml:space="preserve">PNG 24-bit </w:t>
      </w:r>
      <w:proofErr w:type="gramStart"/>
      <w:r w:rsidRPr="000C7ACC">
        <w:rPr>
          <w:rFonts w:ascii="Times New Roman" w:hAnsi="Times New Roman" w:cs="Times New Roman"/>
          <w:b/>
          <w:bCs/>
          <w:color w:val="000000"/>
          <w:sz w:val="24"/>
          <w:szCs w:val="24"/>
        </w:rPr>
        <w:t>image(</w:t>
      </w:r>
      <w:proofErr w:type="gramEnd"/>
      <w:r w:rsidRPr="000C7ACC">
        <w:rPr>
          <w:rFonts w:ascii="Times New Roman" w:hAnsi="Times New Roman" w:cs="Times New Roman"/>
          <w:b/>
          <w:bCs/>
          <w:color w:val="000000"/>
          <w:sz w:val="24"/>
          <w:szCs w:val="24"/>
        </w:rPr>
        <w:t>*.</w:t>
      </w:r>
      <w:proofErr w:type="spellStart"/>
      <w:r w:rsidRPr="000C7ACC">
        <w:rPr>
          <w:rFonts w:ascii="Times New Roman" w:hAnsi="Times New Roman" w:cs="Times New Roman"/>
          <w:b/>
          <w:bCs/>
          <w:color w:val="000000"/>
          <w:sz w:val="24"/>
          <w:szCs w:val="24"/>
        </w:rPr>
        <w:t>png</w:t>
      </w:r>
      <w:proofErr w:type="spellEnd"/>
      <w:r w:rsidRPr="000C7ACC">
        <w:rPr>
          <w:rFonts w:ascii="Times New Roman" w:hAnsi="Times New Roman" w:cs="Times New Roman"/>
          <w:b/>
          <w:bCs/>
          <w:color w:val="000000"/>
          <w:sz w:val="24"/>
          <w:szCs w:val="24"/>
        </w:rPr>
        <w:t>)</w:t>
      </w:r>
    </w:p>
    <w:p w:rsidR="00013722" w:rsidRPr="000C7ACC" w:rsidRDefault="00013722" w:rsidP="00013722">
      <w:pPr>
        <w:widowControl/>
        <w:autoSpaceDE w:val="0"/>
        <w:autoSpaceDN w:val="0"/>
        <w:adjustRightInd w:val="0"/>
        <w:rPr>
          <w:rFonts w:ascii="Times New Roman" w:hAnsi="Times New Roman" w:cs="Times New Roman"/>
          <w:color w:val="000000"/>
          <w:sz w:val="24"/>
          <w:szCs w:val="24"/>
        </w:rPr>
      </w:pPr>
    </w:p>
    <w:p w:rsidR="00013722" w:rsidRPr="000C7ACC" w:rsidRDefault="00013722" w:rsidP="00013722">
      <w:pPr>
        <w:widowControl/>
        <w:autoSpaceDE w:val="0"/>
        <w:autoSpaceDN w:val="0"/>
        <w:adjustRightInd w:val="0"/>
        <w:rPr>
          <w:rFonts w:ascii="Times New Roman" w:hAnsi="Times New Roman" w:cs="Times New Roman"/>
          <w:color w:val="000000"/>
          <w:sz w:val="24"/>
          <w:szCs w:val="24"/>
        </w:rPr>
      </w:pPr>
      <w:r w:rsidRPr="000C7ACC">
        <w:rPr>
          <w:rFonts w:ascii="Times New Roman" w:hAnsi="Times New Roman" w:cs="Times New Roman"/>
          <w:b/>
          <w:bCs/>
          <w:color w:val="000000"/>
          <w:sz w:val="24"/>
          <w:szCs w:val="24"/>
        </w:rPr>
        <w:t>4</w:t>
      </w:r>
      <w:r w:rsidR="000C7ACC" w:rsidRPr="000C7ACC">
        <w:rPr>
          <w:rFonts w:ascii="Times New Roman" w:hAnsi="Times New Roman" w:cs="Times New Roman"/>
          <w:b/>
          <w:bCs/>
          <w:color w:val="000000"/>
          <w:sz w:val="24"/>
          <w:szCs w:val="24"/>
        </w:rPr>
        <w:t>.</w:t>
      </w:r>
      <w:r w:rsidRPr="000C7ACC">
        <w:rPr>
          <w:rFonts w:ascii="Times New Roman" w:hAnsi="Times New Roman" w:cs="Times New Roman"/>
          <w:b/>
          <w:bCs/>
          <w:color w:val="000000"/>
          <w:sz w:val="24"/>
          <w:szCs w:val="24"/>
        </w:rPr>
        <w:t xml:space="preserve"> </w:t>
      </w:r>
      <w:r w:rsidR="00966ECE" w:rsidRPr="000C7ACC">
        <w:rPr>
          <w:rFonts w:ascii="Times New Roman" w:hAnsi="Times New Roman" w:cs="Times New Roman"/>
          <w:color w:val="000000"/>
          <w:sz w:val="24"/>
          <w:szCs w:val="24"/>
        </w:rPr>
        <w:t xml:space="preserve">Press the </w:t>
      </w:r>
      <w:r w:rsidR="00966ECE" w:rsidRPr="000C7ACC">
        <w:rPr>
          <w:rFonts w:ascii="Times New Roman" w:hAnsi="Times New Roman" w:cs="Times New Roman"/>
          <w:b/>
          <w:color w:val="000000"/>
          <w:sz w:val="24"/>
          <w:szCs w:val="24"/>
        </w:rPr>
        <w:t>Save</w:t>
      </w:r>
      <w:r w:rsidR="00966ECE" w:rsidRPr="000C7ACC">
        <w:rPr>
          <w:rFonts w:ascii="Times New Roman" w:hAnsi="Times New Roman" w:cs="Times New Roman"/>
          <w:color w:val="000000"/>
          <w:sz w:val="24"/>
          <w:szCs w:val="24"/>
        </w:rPr>
        <w:t xml:space="preserve"> to </w:t>
      </w:r>
      <w:proofErr w:type="spellStart"/>
      <w:r w:rsidR="00966ECE" w:rsidRPr="000C7ACC">
        <w:rPr>
          <w:rFonts w:ascii="Times New Roman" w:hAnsi="Times New Roman" w:cs="Times New Roman"/>
          <w:color w:val="000000"/>
          <w:sz w:val="24"/>
          <w:szCs w:val="24"/>
        </w:rPr>
        <w:t>softkey</w:t>
      </w:r>
      <w:proofErr w:type="spellEnd"/>
      <w:r w:rsidR="00966ECE" w:rsidRPr="000C7ACC">
        <w:rPr>
          <w:rFonts w:ascii="Times New Roman" w:hAnsi="Times New Roman" w:cs="Times New Roman"/>
          <w:color w:val="000000"/>
          <w:sz w:val="24"/>
          <w:szCs w:val="24"/>
        </w:rPr>
        <w:t xml:space="preserve">, </w:t>
      </w:r>
      <w:proofErr w:type="gramStart"/>
      <w:r w:rsidR="00966ECE" w:rsidRPr="000C7ACC">
        <w:rPr>
          <w:rFonts w:ascii="Times New Roman" w:hAnsi="Times New Roman" w:cs="Times New Roman"/>
          <w:color w:val="000000"/>
          <w:sz w:val="24"/>
          <w:szCs w:val="24"/>
        </w:rPr>
        <w:t>then</w:t>
      </w:r>
      <w:proofErr w:type="gramEnd"/>
      <w:r w:rsidR="00966ECE" w:rsidRPr="000C7ACC">
        <w:rPr>
          <w:rFonts w:ascii="Times New Roman" w:hAnsi="Times New Roman" w:cs="Times New Roman"/>
          <w:color w:val="000000"/>
          <w:sz w:val="24"/>
          <w:szCs w:val="24"/>
        </w:rPr>
        <w:t xml:space="preserve"> select the desired saving location.</w:t>
      </w:r>
    </w:p>
    <w:p w:rsidR="00013722" w:rsidRPr="000C7ACC" w:rsidRDefault="00013722" w:rsidP="00013722">
      <w:pPr>
        <w:widowControl/>
        <w:autoSpaceDE w:val="0"/>
        <w:autoSpaceDN w:val="0"/>
        <w:adjustRightInd w:val="0"/>
        <w:rPr>
          <w:rFonts w:ascii="Times New Roman" w:hAnsi="Times New Roman" w:cs="Times New Roman"/>
          <w:color w:val="000000"/>
          <w:sz w:val="24"/>
          <w:szCs w:val="24"/>
        </w:rPr>
      </w:pPr>
    </w:p>
    <w:p w:rsidR="00013722" w:rsidRPr="000C7ACC" w:rsidRDefault="00013722" w:rsidP="00966ECE">
      <w:pPr>
        <w:widowControl/>
        <w:autoSpaceDE w:val="0"/>
        <w:autoSpaceDN w:val="0"/>
        <w:adjustRightInd w:val="0"/>
        <w:rPr>
          <w:rFonts w:ascii="Times New Roman" w:hAnsi="Times New Roman" w:cs="Times New Roman"/>
          <w:bCs/>
          <w:color w:val="000000"/>
          <w:sz w:val="24"/>
          <w:szCs w:val="24"/>
        </w:rPr>
      </w:pPr>
      <w:r w:rsidRPr="000C7ACC">
        <w:rPr>
          <w:rFonts w:ascii="Times New Roman" w:hAnsi="Times New Roman" w:cs="Times New Roman"/>
          <w:b/>
          <w:bCs/>
          <w:color w:val="000000"/>
          <w:sz w:val="24"/>
          <w:szCs w:val="24"/>
        </w:rPr>
        <w:t>5</w:t>
      </w:r>
      <w:r w:rsidR="000C7ACC" w:rsidRPr="000C7ACC">
        <w:rPr>
          <w:rFonts w:ascii="Times New Roman" w:hAnsi="Times New Roman" w:cs="Times New Roman"/>
          <w:b/>
          <w:bCs/>
          <w:color w:val="000000"/>
          <w:sz w:val="24"/>
          <w:szCs w:val="24"/>
        </w:rPr>
        <w:t>.</w:t>
      </w:r>
      <w:r w:rsidRPr="000C7ACC">
        <w:rPr>
          <w:rFonts w:ascii="Times New Roman" w:hAnsi="Times New Roman" w:cs="Times New Roman"/>
          <w:b/>
          <w:bCs/>
          <w:color w:val="000000"/>
          <w:sz w:val="24"/>
          <w:szCs w:val="24"/>
        </w:rPr>
        <w:t xml:space="preserve"> </w:t>
      </w:r>
      <w:r w:rsidR="00966ECE" w:rsidRPr="000C7ACC">
        <w:rPr>
          <w:rFonts w:ascii="Times New Roman" w:hAnsi="Times New Roman" w:cs="Times New Roman"/>
          <w:bCs/>
          <w:color w:val="000000"/>
          <w:sz w:val="24"/>
          <w:szCs w:val="24"/>
        </w:rPr>
        <w:t xml:space="preserve">Once a location is specified, press the </w:t>
      </w:r>
      <w:r w:rsidR="00966ECE" w:rsidRPr="000C7ACC">
        <w:rPr>
          <w:rFonts w:ascii="Times New Roman" w:hAnsi="Times New Roman" w:cs="Times New Roman"/>
          <w:b/>
          <w:bCs/>
          <w:color w:val="000000"/>
          <w:sz w:val="24"/>
          <w:szCs w:val="24"/>
        </w:rPr>
        <w:t>File Name</w:t>
      </w:r>
      <w:r w:rsidR="00966ECE" w:rsidRPr="000C7ACC">
        <w:rPr>
          <w:rFonts w:ascii="Times New Roman" w:hAnsi="Times New Roman" w:cs="Times New Roman"/>
          <w:bCs/>
          <w:color w:val="000000"/>
          <w:sz w:val="24"/>
          <w:szCs w:val="24"/>
        </w:rPr>
        <w:t xml:space="preserve"> </w:t>
      </w:r>
      <w:proofErr w:type="spellStart"/>
      <w:r w:rsidR="00966ECE" w:rsidRPr="000C7ACC">
        <w:rPr>
          <w:rFonts w:ascii="Times New Roman" w:hAnsi="Times New Roman" w:cs="Times New Roman"/>
          <w:bCs/>
          <w:color w:val="000000"/>
          <w:sz w:val="24"/>
          <w:szCs w:val="24"/>
        </w:rPr>
        <w:t>softkey</w:t>
      </w:r>
      <w:proofErr w:type="spellEnd"/>
      <w:r w:rsidR="00966ECE" w:rsidRPr="000C7ACC">
        <w:rPr>
          <w:rFonts w:ascii="Times New Roman" w:hAnsi="Times New Roman" w:cs="Times New Roman"/>
          <w:bCs/>
          <w:color w:val="000000"/>
          <w:sz w:val="24"/>
          <w:szCs w:val="24"/>
        </w:rPr>
        <w:t xml:space="preserve"> to change the name of the file.</w:t>
      </w:r>
    </w:p>
    <w:p w:rsidR="00966ECE" w:rsidRPr="000C7ACC" w:rsidRDefault="00966ECE" w:rsidP="00966ECE">
      <w:pPr>
        <w:widowControl/>
        <w:autoSpaceDE w:val="0"/>
        <w:autoSpaceDN w:val="0"/>
        <w:adjustRightInd w:val="0"/>
        <w:rPr>
          <w:rFonts w:ascii="Times New Roman" w:hAnsi="Times New Roman" w:cs="Times New Roman"/>
          <w:color w:val="000000"/>
          <w:sz w:val="24"/>
          <w:szCs w:val="24"/>
        </w:rPr>
      </w:pPr>
    </w:p>
    <w:p w:rsidR="00013722" w:rsidRPr="000C7ACC" w:rsidRDefault="00013722" w:rsidP="00013722">
      <w:pPr>
        <w:widowControl/>
        <w:autoSpaceDE w:val="0"/>
        <w:autoSpaceDN w:val="0"/>
        <w:adjustRightInd w:val="0"/>
        <w:rPr>
          <w:rFonts w:ascii="Times New Roman" w:hAnsi="Times New Roman" w:cs="Times New Roman"/>
          <w:color w:val="000000"/>
          <w:sz w:val="24"/>
          <w:szCs w:val="24"/>
        </w:rPr>
      </w:pPr>
      <w:r w:rsidRPr="000C7ACC">
        <w:rPr>
          <w:rFonts w:ascii="Times New Roman" w:hAnsi="Times New Roman" w:cs="Times New Roman"/>
          <w:b/>
          <w:bCs/>
          <w:color w:val="000000"/>
          <w:sz w:val="24"/>
          <w:szCs w:val="24"/>
        </w:rPr>
        <w:t>6</w:t>
      </w:r>
      <w:r w:rsidR="000C7ACC" w:rsidRPr="000C7ACC">
        <w:rPr>
          <w:rFonts w:ascii="Times New Roman" w:hAnsi="Times New Roman" w:cs="Times New Roman"/>
          <w:b/>
          <w:bCs/>
          <w:color w:val="000000"/>
          <w:sz w:val="24"/>
          <w:szCs w:val="24"/>
        </w:rPr>
        <w:t>.</w:t>
      </w:r>
      <w:r w:rsidRPr="000C7ACC">
        <w:rPr>
          <w:rFonts w:ascii="Times New Roman" w:hAnsi="Times New Roman" w:cs="Times New Roman"/>
          <w:b/>
          <w:bCs/>
          <w:color w:val="000000"/>
          <w:sz w:val="24"/>
          <w:szCs w:val="24"/>
        </w:rPr>
        <w:t xml:space="preserve"> </w:t>
      </w:r>
      <w:r w:rsidRPr="000C7ACC">
        <w:rPr>
          <w:rFonts w:ascii="Times New Roman" w:hAnsi="Times New Roman" w:cs="Times New Roman"/>
          <w:color w:val="000000"/>
          <w:sz w:val="24"/>
          <w:szCs w:val="24"/>
        </w:rPr>
        <w:t xml:space="preserve">Finally, press the </w:t>
      </w:r>
      <w:r w:rsidRPr="000C7ACC">
        <w:rPr>
          <w:rFonts w:ascii="Times New Roman" w:hAnsi="Times New Roman" w:cs="Times New Roman"/>
          <w:b/>
          <w:bCs/>
          <w:color w:val="000000"/>
          <w:sz w:val="24"/>
          <w:szCs w:val="24"/>
        </w:rPr>
        <w:t xml:space="preserve">Press to </w:t>
      </w:r>
      <w:proofErr w:type="gramStart"/>
      <w:r w:rsidRPr="000C7ACC">
        <w:rPr>
          <w:rFonts w:ascii="Times New Roman" w:hAnsi="Times New Roman" w:cs="Times New Roman"/>
          <w:b/>
          <w:bCs/>
          <w:color w:val="000000"/>
          <w:sz w:val="24"/>
          <w:szCs w:val="24"/>
        </w:rPr>
        <w:t>Save</w:t>
      </w:r>
      <w:proofErr w:type="gramEnd"/>
      <w:r w:rsidRPr="000C7ACC">
        <w:rPr>
          <w:rFonts w:ascii="Times New Roman" w:hAnsi="Times New Roman" w:cs="Times New Roman"/>
          <w:b/>
          <w:bCs/>
          <w:color w:val="000000"/>
          <w:sz w:val="24"/>
          <w:szCs w:val="24"/>
        </w:rPr>
        <w:t xml:space="preserve"> </w:t>
      </w:r>
      <w:proofErr w:type="spellStart"/>
      <w:r w:rsidRPr="000C7ACC">
        <w:rPr>
          <w:rFonts w:ascii="Times New Roman" w:hAnsi="Times New Roman" w:cs="Times New Roman"/>
          <w:color w:val="000000"/>
          <w:sz w:val="24"/>
          <w:szCs w:val="24"/>
        </w:rPr>
        <w:t>softkey</w:t>
      </w:r>
      <w:proofErr w:type="spellEnd"/>
      <w:r w:rsidRPr="000C7ACC">
        <w:rPr>
          <w:rFonts w:ascii="Times New Roman" w:hAnsi="Times New Roman" w:cs="Times New Roman"/>
          <w:color w:val="000000"/>
          <w:sz w:val="24"/>
          <w:szCs w:val="24"/>
        </w:rPr>
        <w:t>.</w:t>
      </w:r>
    </w:p>
    <w:p w:rsidR="00013722" w:rsidRDefault="00013722" w:rsidP="00013722">
      <w:pPr>
        <w:widowControl/>
        <w:autoSpaceDE w:val="0"/>
        <w:autoSpaceDN w:val="0"/>
        <w:adjustRightInd w:val="0"/>
        <w:rPr>
          <w:rFonts w:ascii="Times New Roman" w:hAnsi="Times New Roman" w:cs="Times New Roman"/>
          <w:color w:val="000000"/>
          <w:sz w:val="24"/>
          <w:szCs w:val="24"/>
        </w:rPr>
      </w:pPr>
      <w:r w:rsidRPr="000C7ACC">
        <w:rPr>
          <w:rFonts w:ascii="Times New Roman" w:hAnsi="Times New Roman" w:cs="Times New Roman"/>
          <w:color w:val="000000"/>
          <w:sz w:val="24"/>
          <w:szCs w:val="24"/>
        </w:rPr>
        <w:t>A message indicating whether the s</w:t>
      </w:r>
      <w:r w:rsidR="00636AED">
        <w:rPr>
          <w:rFonts w:ascii="Times New Roman" w:hAnsi="Times New Roman" w:cs="Times New Roman"/>
          <w:color w:val="000000"/>
          <w:sz w:val="24"/>
          <w:szCs w:val="24"/>
        </w:rPr>
        <w:t>ave was successful is displayed.</w:t>
      </w:r>
    </w:p>
    <w:p w:rsidR="00636AED" w:rsidRDefault="00636AED" w:rsidP="00013722">
      <w:pPr>
        <w:widowControl/>
        <w:autoSpaceDE w:val="0"/>
        <w:autoSpaceDN w:val="0"/>
        <w:adjustRightInd w:val="0"/>
        <w:rPr>
          <w:rFonts w:ascii="Times New Roman" w:hAnsi="Times New Roman" w:cs="Times New Roman"/>
          <w:color w:val="000000"/>
          <w:sz w:val="24"/>
          <w:szCs w:val="24"/>
        </w:rPr>
      </w:pPr>
    </w:p>
    <w:p w:rsidR="00636AED" w:rsidRPr="000C7ACC" w:rsidRDefault="00636AED" w:rsidP="00013722">
      <w:pPr>
        <w:widowControl/>
        <w:autoSpaceDE w:val="0"/>
        <w:autoSpaceDN w:val="0"/>
        <w:adjustRightInd w:val="0"/>
        <w:rPr>
          <w:rFonts w:ascii="Times New Roman" w:hAnsi="Times New Roman" w:cs="Times New Roman"/>
          <w:color w:val="000000"/>
          <w:sz w:val="24"/>
          <w:szCs w:val="24"/>
        </w:rPr>
      </w:pPr>
    </w:p>
    <w:p w:rsidR="00A46E2D" w:rsidRPr="000C7ACC" w:rsidRDefault="00A46E2D" w:rsidP="00A46E2D">
      <w:pP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BenchVue</w:t>
      </w:r>
      <w:proofErr w:type="spellEnd"/>
      <w:r w:rsidR="004520F7">
        <w:rPr>
          <w:rFonts w:ascii="Times New Roman" w:eastAsia="Times New Roman" w:hAnsi="Times New Roman" w:cs="Times New Roman"/>
          <w:b/>
          <w:sz w:val="28"/>
          <w:szCs w:val="28"/>
        </w:rPr>
        <w:t xml:space="preserve"> Utility</w:t>
      </w:r>
    </w:p>
    <w:p w:rsidR="00A46E2D" w:rsidRPr="000C7ACC" w:rsidRDefault="00A46E2D" w:rsidP="0021455E">
      <w:pPr>
        <w:widowControl/>
        <w:autoSpaceDE w:val="0"/>
        <w:autoSpaceDN w:val="0"/>
        <w:adjustRightInd w:val="0"/>
        <w:rPr>
          <w:rFonts w:ascii="Times New Roman" w:hAnsi="Times New Roman" w:cs="Times New Roman"/>
          <w:color w:val="545454"/>
          <w:sz w:val="24"/>
          <w:szCs w:val="24"/>
        </w:rPr>
      </w:pPr>
    </w:p>
    <w:p w:rsidR="0021455E" w:rsidRPr="000C7ACC" w:rsidRDefault="0021455E" w:rsidP="0021455E">
      <w:pPr>
        <w:widowControl/>
        <w:autoSpaceDE w:val="0"/>
        <w:autoSpaceDN w:val="0"/>
        <w:adjustRightInd w:val="0"/>
        <w:rPr>
          <w:rFonts w:ascii="Times New Roman" w:hAnsi="Times New Roman" w:cs="Times New Roman"/>
          <w:color w:val="000000"/>
          <w:sz w:val="24"/>
          <w:szCs w:val="24"/>
        </w:rPr>
      </w:pPr>
      <w:r w:rsidRPr="000C7ACC">
        <w:rPr>
          <w:rFonts w:ascii="Times New Roman" w:hAnsi="Times New Roman" w:cs="Times New Roman"/>
          <w:b/>
          <w:bCs/>
          <w:color w:val="000000"/>
          <w:sz w:val="24"/>
          <w:szCs w:val="24"/>
        </w:rPr>
        <w:t>1</w:t>
      </w:r>
      <w:r w:rsidR="000C7ACC" w:rsidRPr="000C7ACC">
        <w:rPr>
          <w:rFonts w:ascii="Times New Roman" w:hAnsi="Times New Roman" w:cs="Times New Roman"/>
          <w:b/>
          <w:bCs/>
          <w:color w:val="000000"/>
          <w:sz w:val="24"/>
          <w:szCs w:val="24"/>
        </w:rPr>
        <w:t>.</w:t>
      </w:r>
      <w:r w:rsidRPr="000C7ACC">
        <w:rPr>
          <w:rFonts w:ascii="Times New Roman" w:hAnsi="Times New Roman" w:cs="Times New Roman"/>
          <w:b/>
          <w:bCs/>
          <w:color w:val="000000"/>
          <w:sz w:val="24"/>
          <w:szCs w:val="24"/>
        </w:rPr>
        <w:t xml:space="preserve"> </w:t>
      </w:r>
      <w:r w:rsidRPr="000C7ACC">
        <w:rPr>
          <w:rFonts w:ascii="Times New Roman" w:hAnsi="Times New Roman" w:cs="Times New Roman"/>
          <w:bCs/>
          <w:color w:val="000000"/>
          <w:sz w:val="24"/>
          <w:szCs w:val="24"/>
        </w:rPr>
        <w:t>Make sure the MSO is turned ‘ON.’</w:t>
      </w:r>
    </w:p>
    <w:p w:rsidR="0021455E" w:rsidRPr="000C7ACC" w:rsidRDefault="0021455E" w:rsidP="0021455E">
      <w:pPr>
        <w:widowControl/>
        <w:autoSpaceDE w:val="0"/>
        <w:autoSpaceDN w:val="0"/>
        <w:adjustRightInd w:val="0"/>
        <w:rPr>
          <w:rFonts w:ascii="Times New Roman" w:hAnsi="Times New Roman" w:cs="Times New Roman"/>
          <w:b/>
          <w:color w:val="545454"/>
          <w:sz w:val="24"/>
          <w:szCs w:val="24"/>
        </w:rPr>
      </w:pPr>
    </w:p>
    <w:p w:rsidR="0021455E" w:rsidRPr="000C7ACC" w:rsidRDefault="0021455E" w:rsidP="0021455E">
      <w:pPr>
        <w:widowControl/>
        <w:autoSpaceDE w:val="0"/>
        <w:autoSpaceDN w:val="0"/>
        <w:adjustRightInd w:val="0"/>
        <w:rPr>
          <w:rFonts w:ascii="Times New Roman" w:hAnsi="Times New Roman" w:cs="Times New Roman"/>
          <w:color w:val="000000"/>
          <w:sz w:val="24"/>
          <w:szCs w:val="24"/>
        </w:rPr>
      </w:pPr>
      <w:r w:rsidRPr="000C7ACC">
        <w:rPr>
          <w:rFonts w:ascii="Times New Roman" w:hAnsi="Times New Roman" w:cs="Times New Roman"/>
          <w:b/>
          <w:bCs/>
          <w:color w:val="000000"/>
          <w:sz w:val="24"/>
          <w:szCs w:val="24"/>
        </w:rPr>
        <w:t>2</w:t>
      </w:r>
      <w:r w:rsidR="000C7ACC" w:rsidRPr="000C7ACC">
        <w:rPr>
          <w:rFonts w:ascii="Times New Roman" w:hAnsi="Times New Roman" w:cs="Times New Roman"/>
          <w:b/>
          <w:bCs/>
          <w:color w:val="000000"/>
          <w:sz w:val="24"/>
          <w:szCs w:val="24"/>
        </w:rPr>
        <w:t>.</w:t>
      </w:r>
      <w:r w:rsidRPr="000C7ACC">
        <w:rPr>
          <w:rFonts w:ascii="Times New Roman" w:hAnsi="Times New Roman" w:cs="Times New Roman"/>
          <w:b/>
          <w:bCs/>
          <w:color w:val="000000"/>
          <w:sz w:val="24"/>
          <w:szCs w:val="24"/>
        </w:rPr>
        <w:t xml:space="preserve"> </w:t>
      </w:r>
      <w:r w:rsidRPr="000C7ACC">
        <w:rPr>
          <w:rFonts w:ascii="Times New Roman" w:hAnsi="Times New Roman" w:cs="Times New Roman"/>
          <w:color w:val="000000"/>
          <w:sz w:val="24"/>
          <w:szCs w:val="24"/>
        </w:rPr>
        <w:t xml:space="preserve">Open the </w:t>
      </w:r>
      <w:proofErr w:type="spellStart"/>
      <w:r w:rsidRPr="000C7ACC">
        <w:rPr>
          <w:rFonts w:ascii="Times New Roman" w:hAnsi="Times New Roman" w:cs="Times New Roman"/>
          <w:color w:val="000000"/>
          <w:sz w:val="24"/>
          <w:szCs w:val="24"/>
        </w:rPr>
        <w:t>Keysight</w:t>
      </w:r>
      <w:proofErr w:type="spellEnd"/>
      <w:r w:rsidRPr="000C7ACC">
        <w:rPr>
          <w:rFonts w:ascii="Times New Roman" w:hAnsi="Times New Roman" w:cs="Times New Roman"/>
          <w:color w:val="000000"/>
          <w:sz w:val="24"/>
          <w:szCs w:val="24"/>
        </w:rPr>
        <w:t xml:space="preserve"> </w:t>
      </w:r>
      <w:proofErr w:type="spellStart"/>
      <w:r w:rsidRPr="000C7ACC">
        <w:rPr>
          <w:rFonts w:ascii="Times New Roman" w:hAnsi="Times New Roman" w:cs="Times New Roman"/>
          <w:color w:val="000000"/>
          <w:sz w:val="24"/>
          <w:szCs w:val="24"/>
        </w:rPr>
        <w:t>BenchVue</w:t>
      </w:r>
      <w:proofErr w:type="spellEnd"/>
      <w:r w:rsidRPr="000C7ACC">
        <w:rPr>
          <w:rFonts w:ascii="Times New Roman" w:hAnsi="Times New Roman" w:cs="Times New Roman"/>
          <w:color w:val="000000"/>
          <w:sz w:val="24"/>
          <w:szCs w:val="24"/>
        </w:rPr>
        <w:t xml:space="preserve"> program installed on the computer.</w:t>
      </w:r>
    </w:p>
    <w:p w:rsidR="0021455E" w:rsidRPr="000C7ACC" w:rsidRDefault="0021455E" w:rsidP="0021455E">
      <w:pPr>
        <w:widowControl/>
        <w:autoSpaceDE w:val="0"/>
        <w:autoSpaceDN w:val="0"/>
        <w:adjustRightInd w:val="0"/>
        <w:rPr>
          <w:rFonts w:ascii="Times New Roman" w:hAnsi="Times New Roman" w:cs="Times New Roman"/>
          <w:color w:val="000000"/>
          <w:sz w:val="24"/>
          <w:szCs w:val="24"/>
        </w:rPr>
      </w:pPr>
    </w:p>
    <w:p w:rsidR="0021455E" w:rsidRPr="000C7ACC" w:rsidRDefault="0021455E" w:rsidP="0021455E">
      <w:pPr>
        <w:widowControl/>
        <w:autoSpaceDE w:val="0"/>
        <w:autoSpaceDN w:val="0"/>
        <w:adjustRightInd w:val="0"/>
        <w:rPr>
          <w:rFonts w:ascii="Times New Roman" w:hAnsi="Times New Roman" w:cs="Times New Roman"/>
          <w:bCs/>
          <w:color w:val="000000"/>
          <w:sz w:val="24"/>
          <w:szCs w:val="24"/>
        </w:rPr>
      </w:pPr>
      <w:r w:rsidRPr="000C7ACC">
        <w:rPr>
          <w:rFonts w:ascii="Times New Roman" w:hAnsi="Times New Roman" w:cs="Times New Roman"/>
          <w:b/>
          <w:bCs/>
          <w:color w:val="000000"/>
          <w:sz w:val="24"/>
          <w:szCs w:val="24"/>
        </w:rPr>
        <w:t>3</w:t>
      </w:r>
      <w:r w:rsidR="000C7ACC" w:rsidRPr="000C7ACC">
        <w:rPr>
          <w:rFonts w:ascii="Times New Roman" w:hAnsi="Times New Roman" w:cs="Times New Roman"/>
          <w:b/>
          <w:bCs/>
          <w:color w:val="000000"/>
          <w:sz w:val="24"/>
          <w:szCs w:val="24"/>
        </w:rPr>
        <w:t>.</w:t>
      </w:r>
      <w:r w:rsidRPr="000C7ACC">
        <w:rPr>
          <w:rFonts w:ascii="Times New Roman" w:hAnsi="Times New Roman" w:cs="Times New Roman"/>
          <w:b/>
          <w:bCs/>
          <w:color w:val="000000"/>
          <w:sz w:val="24"/>
          <w:szCs w:val="24"/>
        </w:rPr>
        <w:t xml:space="preserve"> </w:t>
      </w:r>
      <w:r w:rsidRPr="000C7ACC">
        <w:rPr>
          <w:rFonts w:ascii="Times New Roman" w:hAnsi="Times New Roman" w:cs="Times New Roman"/>
          <w:bCs/>
          <w:color w:val="000000"/>
          <w:sz w:val="24"/>
          <w:szCs w:val="24"/>
        </w:rPr>
        <w:t xml:space="preserve">The oscilloscope icon should appear at the bottom right of the </w:t>
      </w:r>
      <w:proofErr w:type="spellStart"/>
      <w:r w:rsidRPr="000C7ACC">
        <w:rPr>
          <w:rFonts w:ascii="Times New Roman" w:hAnsi="Times New Roman" w:cs="Times New Roman"/>
          <w:bCs/>
          <w:color w:val="000000"/>
          <w:sz w:val="24"/>
          <w:szCs w:val="24"/>
        </w:rPr>
        <w:t>BenchVue</w:t>
      </w:r>
      <w:proofErr w:type="spellEnd"/>
      <w:r w:rsidR="003B3413">
        <w:rPr>
          <w:rFonts w:ascii="Times New Roman" w:hAnsi="Times New Roman" w:cs="Times New Roman"/>
          <w:bCs/>
          <w:color w:val="000000"/>
          <w:sz w:val="24"/>
          <w:szCs w:val="24"/>
        </w:rPr>
        <w:t xml:space="preserve"> welcome screen if there is an</w:t>
      </w:r>
      <w:r w:rsidRPr="000C7ACC">
        <w:rPr>
          <w:rFonts w:ascii="Times New Roman" w:hAnsi="Times New Roman" w:cs="Times New Roman"/>
          <w:bCs/>
          <w:color w:val="000000"/>
          <w:sz w:val="24"/>
          <w:szCs w:val="24"/>
        </w:rPr>
        <w:t xml:space="preserve"> established connection between the computer and MSO. Double-click this icon to bring up the main screen of the </w:t>
      </w:r>
      <w:proofErr w:type="spellStart"/>
      <w:r w:rsidRPr="000C7ACC">
        <w:rPr>
          <w:rFonts w:ascii="Times New Roman" w:hAnsi="Times New Roman" w:cs="Times New Roman"/>
          <w:bCs/>
          <w:color w:val="000000"/>
          <w:sz w:val="24"/>
          <w:szCs w:val="24"/>
        </w:rPr>
        <w:t>BenchVue</w:t>
      </w:r>
      <w:proofErr w:type="spellEnd"/>
      <w:r w:rsidRPr="000C7ACC">
        <w:rPr>
          <w:rFonts w:ascii="Times New Roman" w:hAnsi="Times New Roman" w:cs="Times New Roman"/>
          <w:bCs/>
          <w:color w:val="000000"/>
          <w:sz w:val="24"/>
          <w:szCs w:val="24"/>
        </w:rPr>
        <w:t xml:space="preserve"> utility. </w:t>
      </w:r>
      <w:r w:rsidR="00EE4187">
        <w:rPr>
          <w:rFonts w:ascii="Times New Roman" w:hAnsi="Times New Roman" w:cs="Times New Roman"/>
          <w:bCs/>
          <w:color w:val="000000"/>
          <w:sz w:val="24"/>
          <w:szCs w:val="24"/>
        </w:rPr>
        <w:t>See Figure 1</w:t>
      </w:r>
      <w:r w:rsidR="009C3C16">
        <w:rPr>
          <w:rFonts w:ascii="Times New Roman" w:hAnsi="Times New Roman" w:cs="Times New Roman"/>
          <w:bCs/>
          <w:color w:val="000000"/>
          <w:sz w:val="24"/>
          <w:szCs w:val="24"/>
        </w:rPr>
        <w:t>2</w:t>
      </w:r>
      <w:r w:rsidR="00CC614F" w:rsidRPr="000C7ACC">
        <w:rPr>
          <w:rFonts w:ascii="Times New Roman" w:hAnsi="Times New Roman" w:cs="Times New Roman"/>
          <w:bCs/>
          <w:color w:val="000000"/>
          <w:sz w:val="24"/>
          <w:szCs w:val="24"/>
        </w:rPr>
        <w:t xml:space="preserve"> for reference.</w:t>
      </w:r>
    </w:p>
    <w:p w:rsidR="0021455E" w:rsidRPr="000C7ACC" w:rsidRDefault="0021455E" w:rsidP="0021455E">
      <w:pPr>
        <w:widowControl/>
        <w:autoSpaceDE w:val="0"/>
        <w:autoSpaceDN w:val="0"/>
        <w:adjustRightInd w:val="0"/>
        <w:rPr>
          <w:rFonts w:ascii="Times New Roman" w:hAnsi="Times New Roman" w:cs="Times New Roman"/>
          <w:bCs/>
          <w:color w:val="000000"/>
          <w:sz w:val="24"/>
          <w:szCs w:val="24"/>
        </w:rPr>
      </w:pPr>
    </w:p>
    <w:p w:rsidR="0021455E" w:rsidRPr="000C7ACC" w:rsidRDefault="00CC614F" w:rsidP="0021455E">
      <w:pPr>
        <w:widowControl/>
        <w:autoSpaceDE w:val="0"/>
        <w:autoSpaceDN w:val="0"/>
        <w:adjustRightInd w:val="0"/>
        <w:rPr>
          <w:rFonts w:ascii="Times New Roman" w:hAnsi="Times New Roman" w:cs="Times New Roman"/>
          <w:color w:val="545454"/>
          <w:sz w:val="24"/>
          <w:szCs w:val="24"/>
        </w:rPr>
      </w:pPr>
      <w:r w:rsidRPr="000C7ACC">
        <w:rPr>
          <w:rFonts w:ascii="Times New Roman" w:hAnsi="Times New Roman" w:cs="Times New Roman"/>
          <w:b/>
          <w:bCs/>
          <w:color w:val="000000"/>
          <w:sz w:val="24"/>
          <w:szCs w:val="24"/>
        </w:rPr>
        <w:t xml:space="preserve">4. </w:t>
      </w:r>
      <w:r w:rsidRPr="000C7ACC">
        <w:rPr>
          <w:rFonts w:ascii="Times New Roman" w:hAnsi="Times New Roman" w:cs="Times New Roman"/>
          <w:bCs/>
          <w:color w:val="000000"/>
          <w:sz w:val="24"/>
          <w:szCs w:val="24"/>
        </w:rPr>
        <w:t xml:space="preserve">In order to capture the waveform/s displayed on the oscilloscope, the ‘Get Current Screen’ button shown at the top left of the </w:t>
      </w:r>
      <w:proofErr w:type="spellStart"/>
      <w:r w:rsidRPr="000C7ACC">
        <w:rPr>
          <w:rFonts w:ascii="Times New Roman" w:hAnsi="Times New Roman" w:cs="Times New Roman"/>
          <w:bCs/>
          <w:color w:val="000000"/>
          <w:sz w:val="24"/>
          <w:szCs w:val="24"/>
        </w:rPr>
        <w:t>BenchVue</w:t>
      </w:r>
      <w:proofErr w:type="spellEnd"/>
      <w:r w:rsidRPr="000C7ACC">
        <w:rPr>
          <w:rFonts w:ascii="Times New Roman" w:hAnsi="Times New Roman" w:cs="Times New Roman"/>
          <w:bCs/>
          <w:color w:val="000000"/>
          <w:sz w:val="24"/>
          <w:szCs w:val="24"/>
        </w:rPr>
        <w:t xml:space="preserve"> interface must be selected. The butto</w:t>
      </w:r>
      <w:r w:rsidR="00EE4187">
        <w:rPr>
          <w:rFonts w:ascii="Times New Roman" w:hAnsi="Times New Roman" w:cs="Times New Roman"/>
          <w:bCs/>
          <w:color w:val="000000"/>
          <w:sz w:val="24"/>
          <w:szCs w:val="24"/>
        </w:rPr>
        <w:t xml:space="preserve">n </w:t>
      </w:r>
      <w:proofErr w:type="gramStart"/>
      <w:r w:rsidR="00EE4187">
        <w:rPr>
          <w:rFonts w:ascii="Times New Roman" w:hAnsi="Times New Roman" w:cs="Times New Roman"/>
          <w:bCs/>
          <w:color w:val="000000"/>
          <w:sz w:val="24"/>
          <w:szCs w:val="24"/>
        </w:rPr>
        <w:t>is circled</w:t>
      </w:r>
      <w:proofErr w:type="gramEnd"/>
      <w:r w:rsidR="00EE4187">
        <w:rPr>
          <w:rFonts w:ascii="Times New Roman" w:hAnsi="Times New Roman" w:cs="Times New Roman"/>
          <w:bCs/>
          <w:color w:val="000000"/>
          <w:sz w:val="24"/>
          <w:szCs w:val="24"/>
        </w:rPr>
        <w:t xml:space="preserve"> in Red in Figure 1</w:t>
      </w:r>
      <w:r w:rsidR="009C3C16">
        <w:rPr>
          <w:rFonts w:ascii="Times New Roman" w:hAnsi="Times New Roman" w:cs="Times New Roman"/>
          <w:bCs/>
          <w:color w:val="000000"/>
          <w:sz w:val="24"/>
          <w:szCs w:val="24"/>
        </w:rPr>
        <w:t>2</w:t>
      </w:r>
      <w:r w:rsidRPr="000C7ACC">
        <w:rPr>
          <w:rFonts w:ascii="Times New Roman" w:hAnsi="Times New Roman" w:cs="Times New Roman"/>
          <w:bCs/>
          <w:color w:val="000000"/>
          <w:sz w:val="24"/>
          <w:szCs w:val="24"/>
        </w:rPr>
        <w:t>.</w:t>
      </w:r>
    </w:p>
    <w:p w:rsidR="00B65799" w:rsidRPr="000C7ACC" w:rsidRDefault="00B65799" w:rsidP="00FD06DF">
      <w:pPr>
        <w:rPr>
          <w:rFonts w:ascii="Times New Roman" w:hAnsi="Times New Roman" w:cs="Times New Roman"/>
          <w:sz w:val="24"/>
          <w:szCs w:val="24"/>
          <w:u w:val="single"/>
        </w:rPr>
      </w:pPr>
    </w:p>
    <w:p w:rsidR="00B65799" w:rsidRDefault="00CC614F" w:rsidP="00FD06DF">
      <w:pPr>
        <w:rPr>
          <w:rFonts w:ascii="Times New Roman" w:hAnsi="Times New Roman" w:cs="Times New Roman"/>
          <w:bCs/>
          <w:color w:val="000000"/>
          <w:sz w:val="24"/>
          <w:szCs w:val="24"/>
        </w:rPr>
      </w:pPr>
      <w:r w:rsidRPr="000C7ACC">
        <w:rPr>
          <w:rFonts w:ascii="Times New Roman" w:hAnsi="Times New Roman" w:cs="Times New Roman"/>
          <w:b/>
          <w:bCs/>
          <w:color w:val="000000"/>
          <w:sz w:val="24"/>
          <w:szCs w:val="24"/>
        </w:rPr>
        <w:t xml:space="preserve">5. </w:t>
      </w:r>
      <w:r w:rsidRPr="000C7ACC">
        <w:rPr>
          <w:rFonts w:ascii="Times New Roman" w:hAnsi="Times New Roman" w:cs="Times New Roman"/>
          <w:bCs/>
          <w:color w:val="000000"/>
          <w:sz w:val="24"/>
          <w:szCs w:val="24"/>
        </w:rPr>
        <w:t xml:space="preserve">To save a waveform once it has been captured to the </w:t>
      </w:r>
      <w:proofErr w:type="spellStart"/>
      <w:r w:rsidRPr="000C7ACC">
        <w:rPr>
          <w:rFonts w:ascii="Times New Roman" w:hAnsi="Times New Roman" w:cs="Times New Roman"/>
          <w:bCs/>
          <w:color w:val="000000"/>
          <w:sz w:val="24"/>
          <w:szCs w:val="24"/>
        </w:rPr>
        <w:t>BenchVue</w:t>
      </w:r>
      <w:proofErr w:type="spellEnd"/>
      <w:r w:rsidRPr="000C7ACC">
        <w:rPr>
          <w:rFonts w:ascii="Times New Roman" w:hAnsi="Times New Roman" w:cs="Times New Roman"/>
          <w:bCs/>
          <w:color w:val="000000"/>
          <w:sz w:val="24"/>
          <w:szCs w:val="24"/>
        </w:rPr>
        <w:t xml:space="preserve"> utility, select the save icon at the bottom right of the screen and then select ‘Save Image’. The icon</w:t>
      </w:r>
      <w:r w:rsidR="00EE4187">
        <w:rPr>
          <w:rFonts w:ascii="Times New Roman" w:hAnsi="Times New Roman" w:cs="Times New Roman"/>
          <w:bCs/>
          <w:color w:val="000000"/>
          <w:sz w:val="24"/>
          <w:szCs w:val="24"/>
        </w:rPr>
        <w:t xml:space="preserve"> </w:t>
      </w:r>
      <w:proofErr w:type="gramStart"/>
      <w:r w:rsidR="00EE4187">
        <w:rPr>
          <w:rFonts w:ascii="Times New Roman" w:hAnsi="Times New Roman" w:cs="Times New Roman"/>
          <w:bCs/>
          <w:color w:val="000000"/>
          <w:sz w:val="24"/>
          <w:szCs w:val="24"/>
        </w:rPr>
        <w:t>is circled</w:t>
      </w:r>
      <w:proofErr w:type="gramEnd"/>
      <w:r w:rsidR="00EE4187">
        <w:rPr>
          <w:rFonts w:ascii="Times New Roman" w:hAnsi="Times New Roman" w:cs="Times New Roman"/>
          <w:bCs/>
          <w:color w:val="000000"/>
          <w:sz w:val="24"/>
          <w:szCs w:val="24"/>
        </w:rPr>
        <w:t xml:space="preserve"> in blue in Figure 1</w:t>
      </w:r>
      <w:r w:rsidR="00832775">
        <w:rPr>
          <w:rFonts w:ascii="Times New Roman" w:hAnsi="Times New Roman" w:cs="Times New Roman"/>
          <w:bCs/>
          <w:color w:val="000000"/>
          <w:sz w:val="24"/>
          <w:szCs w:val="24"/>
        </w:rPr>
        <w:t>2</w:t>
      </w:r>
      <w:r w:rsidRPr="000C7ACC">
        <w:rPr>
          <w:rFonts w:ascii="Times New Roman" w:hAnsi="Times New Roman" w:cs="Times New Roman"/>
          <w:bCs/>
          <w:color w:val="000000"/>
          <w:sz w:val="24"/>
          <w:szCs w:val="24"/>
        </w:rPr>
        <w:t xml:space="preserve">. </w:t>
      </w:r>
    </w:p>
    <w:p w:rsidR="00D101AA" w:rsidRDefault="00D101AA" w:rsidP="00FD06DF">
      <w:pPr>
        <w:rPr>
          <w:rFonts w:ascii="Times New Roman" w:hAnsi="Times New Roman" w:cs="Times New Roman"/>
          <w:b/>
          <w:bCs/>
          <w:color w:val="000000"/>
          <w:sz w:val="24"/>
          <w:szCs w:val="24"/>
        </w:rPr>
      </w:pPr>
    </w:p>
    <w:p w:rsidR="002C2416" w:rsidRPr="000C7ACC" w:rsidRDefault="008F5F2F" w:rsidP="00FD06DF">
      <w:pPr>
        <w:rPr>
          <w:rFonts w:ascii="Times New Roman" w:hAnsi="Times New Roman" w:cs="Times New Roman"/>
          <w:sz w:val="24"/>
          <w:szCs w:val="24"/>
          <w:u w:val="single"/>
        </w:rPr>
      </w:pPr>
      <w:r>
        <w:rPr>
          <w:noProof/>
        </w:rPr>
        <w:lastRenderedPageBreak/>
        <w:drawing>
          <wp:anchor distT="0" distB="0" distL="114300" distR="114300" simplePos="0" relativeHeight="251707392" behindDoc="0" locked="0" layoutInCell="1" allowOverlap="1" wp14:anchorId="0B4E8F4B" wp14:editId="5FDBF8ED">
            <wp:simplePos x="0" y="0"/>
            <wp:positionH relativeFrom="column">
              <wp:posOffset>-130810</wp:posOffset>
            </wp:positionH>
            <wp:positionV relativeFrom="paragraph">
              <wp:posOffset>54610</wp:posOffset>
            </wp:positionV>
            <wp:extent cx="6188075" cy="3357245"/>
            <wp:effectExtent l="0" t="0" r="317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88075" cy="3357245"/>
                    </a:xfrm>
                    <a:prstGeom prst="rect">
                      <a:avLst/>
                    </a:prstGeom>
                  </pic:spPr>
                </pic:pic>
              </a:graphicData>
            </a:graphic>
            <wp14:sizeRelH relativeFrom="page">
              <wp14:pctWidth>0</wp14:pctWidth>
            </wp14:sizeRelH>
            <wp14:sizeRelV relativeFrom="page">
              <wp14:pctHeight>0</wp14:pctHeight>
            </wp14:sizeRelV>
          </wp:anchor>
        </w:drawing>
      </w:r>
      <w:r w:rsidR="00C325BF" w:rsidRPr="000C7ACC">
        <w:rPr>
          <w:rFonts w:ascii="Times New Roman" w:hAnsi="Times New Roman" w:cs="Times New Roman"/>
          <w:bCs/>
          <w:color w:val="000000"/>
          <w:sz w:val="24"/>
          <w:szCs w:val="24"/>
        </w:rPr>
        <w:t xml:space="preserve"> </w:t>
      </w:r>
    </w:p>
    <w:p w:rsidR="002C2416" w:rsidRPr="000C7ACC" w:rsidRDefault="002C2416" w:rsidP="002C2416">
      <w:pPr>
        <w:rPr>
          <w:rFonts w:ascii="Garamond" w:hAnsi="Garamond"/>
          <w:sz w:val="24"/>
          <w:szCs w:val="24"/>
        </w:rPr>
      </w:pPr>
    </w:p>
    <w:p w:rsidR="00CC614F" w:rsidRDefault="00BE7738" w:rsidP="00C163C0">
      <w:pPr>
        <w:ind w:firstLine="720"/>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Figure 1</w:t>
      </w:r>
      <w:r w:rsidR="00832775">
        <w:rPr>
          <w:rFonts w:ascii="Times New Roman" w:eastAsia="Times New Roman" w:hAnsi="Times New Roman" w:cs="Times New Roman"/>
          <w:b/>
          <w:sz w:val="20"/>
          <w:szCs w:val="20"/>
        </w:rPr>
        <w:t>2</w:t>
      </w:r>
      <w:r w:rsidR="007477AB">
        <w:rPr>
          <w:rFonts w:ascii="Times New Roman" w:eastAsia="Times New Roman" w:hAnsi="Times New Roman" w:cs="Times New Roman"/>
          <w:b/>
          <w:sz w:val="20"/>
          <w:szCs w:val="20"/>
        </w:rPr>
        <w:t>.</w:t>
      </w:r>
      <w:proofErr w:type="gramEnd"/>
      <w:r w:rsidR="00CC614F">
        <w:rPr>
          <w:rFonts w:ascii="Times New Roman" w:eastAsia="Times New Roman" w:hAnsi="Times New Roman" w:cs="Times New Roman"/>
          <w:b/>
          <w:sz w:val="20"/>
          <w:szCs w:val="20"/>
        </w:rPr>
        <w:t xml:space="preserve"> </w:t>
      </w:r>
      <w:proofErr w:type="spellStart"/>
      <w:r w:rsidR="00CC614F">
        <w:rPr>
          <w:rFonts w:ascii="Times New Roman" w:eastAsia="Times New Roman" w:hAnsi="Times New Roman" w:cs="Times New Roman"/>
          <w:b/>
          <w:sz w:val="20"/>
          <w:szCs w:val="20"/>
        </w:rPr>
        <w:t>BenchVue</w:t>
      </w:r>
      <w:proofErr w:type="spellEnd"/>
      <w:r w:rsidR="00CC614F">
        <w:rPr>
          <w:rFonts w:ascii="Times New Roman" w:eastAsia="Times New Roman" w:hAnsi="Times New Roman" w:cs="Times New Roman"/>
          <w:b/>
          <w:sz w:val="20"/>
          <w:szCs w:val="20"/>
        </w:rPr>
        <w:t xml:space="preserve"> Utility</w:t>
      </w:r>
      <w:r w:rsidR="0019211A">
        <w:rPr>
          <w:rFonts w:ascii="Times New Roman" w:eastAsia="Times New Roman" w:hAnsi="Times New Roman" w:cs="Times New Roman"/>
          <w:b/>
          <w:sz w:val="20"/>
          <w:szCs w:val="20"/>
        </w:rPr>
        <w:t xml:space="preserve"> Graphical User Interface (GUI)</w:t>
      </w:r>
    </w:p>
    <w:p w:rsidR="00D101AA" w:rsidRDefault="00D101AA" w:rsidP="00D101AA">
      <w:pPr>
        <w:ind w:left="2160" w:firstLine="720"/>
        <w:rPr>
          <w:rFonts w:ascii="Times New Roman" w:eastAsia="Times New Roman" w:hAnsi="Times New Roman" w:cs="Times New Roman"/>
          <w:b/>
          <w:sz w:val="20"/>
          <w:szCs w:val="20"/>
        </w:rPr>
      </w:pPr>
    </w:p>
    <w:p w:rsidR="00D101AA" w:rsidRDefault="00D101AA" w:rsidP="00D101AA">
      <w:pPr>
        <w:ind w:left="2160" w:firstLine="720"/>
        <w:rPr>
          <w:rFonts w:ascii="Times New Roman" w:eastAsia="Times New Roman" w:hAnsi="Times New Roman" w:cs="Times New Roman"/>
          <w:sz w:val="20"/>
          <w:szCs w:val="20"/>
        </w:rPr>
      </w:pPr>
    </w:p>
    <w:p w:rsidR="00B65799" w:rsidRDefault="008F5F2F" w:rsidP="00FD06DF">
      <w:pPr>
        <w:rPr>
          <w:rFonts w:ascii="Garamond" w:hAnsi="Garamond"/>
          <w:sz w:val="24"/>
          <w:szCs w:val="24"/>
          <w:u w:val="single"/>
        </w:rPr>
      </w:pPr>
      <w:r w:rsidRPr="000C7ACC">
        <w:rPr>
          <w:rFonts w:ascii="Times New Roman" w:hAnsi="Times New Roman" w:cs="Times New Roman"/>
          <w:b/>
          <w:bCs/>
          <w:color w:val="000000"/>
          <w:sz w:val="24"/>
          <w:szCs w:val="24"/>
        </w:rPr>
        <w:t xml:space="preserve">6. </w:t>
      </w:r>
      <w:r w:rsidRPr="000C7ACC">
        <w:rPr>
          <w:rFonts w:ascii="Times New Roman" w:hAnsi="Times New Roman" w:cs="Times New Roman"/>
          <w:bCs/>
          <w:color w:val="000000"/>
          <w:sz w:val="24"/>
          <w:szCs w:val="24"/>
        </w:rPr>
        <w:t xml:space="preserve">Save the file as the desired name and to the location of choice. </w:t>
      </w:r>
      <w:r>
        <w:rPr>
          <w:rFonts w:ascii="Times New Roman" w:hAnsi="Times New Roman" w:cs="Times New Roman"/>
          <w:bCs/>
          <w:color w:val="000000"/>
          <w:sz w:val="24"/>
          <w:szCs w:val="24"/>
        </w:rPr>
        <w:t>Refer to Figure 1</w:t>
      </w:r>
      <w:r w:rsidR="00832775">
        <w:rPr>
          <w:rFonts w:ascii="Times New Roman" w:hAnsi="Times New Roman" w:cs="Times New Roman"/>
          <w:bCs/>
          <w:color w:val="000000"/>
          <w:sz w:val="24"/>
          <w:szCs w:val="24"/>
        </w:rPr>
        <w:t>3</w:t>
      </w:r>
      <w:r w:rsidRPr="000C7ACC">
        <w:rPr>
          <w:rFonts w:ascii="Times New Roman" w:hAnsi="Times New Roman" w:cs="Times New Roman"/>
          <w:bCs/>
          <w:color w:val="000000"/>
          <w:sz w:val="24"/>
          <w:szCs w:val="24"/>
        </w:rPr>
        <w:t>.</w:t>
      </w:r>
      <w:r w:rsidR="00EE4187">
        <w:rPr>
          <w:noProof/>
        </w:rPr>
        <w:drawing>
          <wp:anchor distT="0" distB="0" distL="114300" distR="114300" simplePos="0" relativeHeight="251709440" behindDoc="0" locked="0" layoutInCell="1" allowOverlap="1" wp14:anchorId="7CC0294C" wp14:editId="72FD4211">
            <wp:simplePos x="0" y="0"/>
            <wp:positionH relativeFrom="column">
              <wp:posOffset>-193040</wp:posOffset>
            </wp:positionH>
            <wp:positionV relativeFrom="paragraph">
              <wp:posOffset>456565</wp:posOffset>
            </wp:positionV>
            <wp:extent cx="6170930" cy="2774950"/>
            <wp:effectExtent l="0" t="0" r="1270" b="6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170930" cy="2774950"/>
                    </a:xfrm>
                    <a:prstGeom prst="rect">
                      <a:avLst/>
                    </a:prstGeom>
                  </pic:spPr>
                </pic:pic>
              </a:graphicData>
            </a:graphic>
            <wp14:sizeRelH relativeFrom="page">
              <wp14:pctWidth>0</wp14:pctWidth>
            </wp14:sizeRelH>
            <wp14:sizeRelV relativeFrom="page">
              <wp14:pctHeight>0</wp14:pctHeight>
            </wp14:sizeRelV>
          </wp:anchor>
        </w:drawing>
      </w:r>
    </w:p>
    <w:p w:rsidR="00B65799" w:rsidRDefault="00B65799" w:rsidP="00FD06DF">
      <w:pPr>
        <w:rPr>
          <w:rFonts w:ascii="Garamond" w:hAnsi="Garamond"/>
          <w:sz w:val="24"/>
          <w:szCs w:val="24"/>
          <w:u w:val="single"/>
        </w:rPr>
      </w:pPr>
    </w:p>
    <w:p w:rsidR="00B65799" w:rsidRDefault="00B65799" w:rsidP="00FD06DF">
      <w:pPr>
        <w:rPr>
          <w:rFonts w:ascii="Garamond" w:hAnsi="Garamond"/>
          <w:sz w:val="24"/>
          <w:szCs w:val="24"/>
          <w:u w:val="single"/>
        </w:rPr>
      </w:pPr>
    </w:p>
    <w:p w:rsidR="00B65799" w:rsidRDefault="00C325BF" w:rsidP="00FD06DF">
      <w:pPr>
        <w:rPr>
          <w:rFonts w:ascii="Garamond" w:hAnsi="Garamond"/>
          <w:sz w:val="24"/>
          <w:szCs w:val="24"/>
          <w:u w:val="single"/>
        </w:rPr>
      </w:pPr>
      <w:r>
        <w:rPr>
          <w:rFonts w:ascii="Garamond" w:hAnsi="Garamond"/>
          <w:sz w:val="24"/>
          <w:szCs w:val="24"/>
        </w:rPr>
        <w:t xml:space="preserve">                                                          </w:t>
      </w:r>
      <w:proofErr w:type="gramStart"/>
      <w:r w:rsidR="00BE7738">
        <w:rPr>
          <w:rFonts w:ascii="Times New Roman" w:eastAsia="Times New Roman" w:hAnsi="Times New Roman" w:cs="Times New Roman"/>
          <w:b/>
          <w:sz w:val="20"/>
          <w:szCs w:val="20"/>
        </w:rPr>
        <w:t>Figure 1</w:t>
      </w:r>
      <w:r w:rsidR="00832775">
        <w:rPr>
          <w:rFonts w:ascii="Times New Roman" w:eastAsia="Times New Roman" w:hAnsi="Times New Roman" w:cs="Times New Roman"/>
          <w:b/>
          <w:sz w:val="20"/>
          <w:szCs w:val="20"/>
        </w:rPr>
        <w:t>3</w:t>
      </w:r>
      <w:r w:rsidR="00AF5352">
        <w:rPr>
          <w:rFonts w:ascii="Times New Roman" w:eastAsia="Times New Roman" w:hAnsi="Times New Roman" w:cs="Times New Roman"/>
          <w:b/>
          <w:sz w:val="20"/>
          <w:szCs w:val="20"/>
        </w:rPr>
        <w:t>.</w:t>
      </w:r>
      <w:proofErr w:type="gramEnd"/>
      <w:r w:rsidR="00183CF9">
        <w:rPr>
          <w:rFonts w:ascii="Times New Roman" w:eastAsia="Times New Roman" w:hAnsi="Times New Roman" w:cs="Times New Roman"/>
          <w:b/>
          <w:sz w:val="20"/>
          <w:szCs w:val="20"/>
        </w:rPr>
        <w:t xml:space="preserve"> Saving Menu</w:t>
      </w:r>
    </w:p>
    <w:p w:rsidR="003D7C39" w:rsidRDefault="003D7C39" w:rsidP="00FD06DF">
      <w:pPr>
        <w:rPr>
          <w:rFonts w:ascii="Garamond" w:hAnsi="Garamond"/>
          <w:sz w:val="24"/>
          <w:szCs w:val="24"/>
        </w:rPr>
      </w:pPr>
    </w:p>
    <w:p w:rsidR="00A54EFF" w:rsidRDefault="00A54EFF" w:rsidP="009D03F0">
      <w:pPr>
        <w:jc w:val="center"/>
        <w:rPr>
          <w:rFonts w:ascii="Times New Roman" w:eastAsia="Times New Roman" w:hAnsi="Times New Roman" w:cs="Times New Roman"/>
          <w:b/>
          <w:sz w:val="32"/>
          <w:szCs w:val="20"/>
        </w:rPr>
      </w:pPr>
    </w:p>
    <w:p w:rsidR="00A54EFF" w:rsidRDefault="00A54EFF" w:rsidP="009D03F0">
      <w:pPr>
        <w:jc w:val="center"/>
        <w:rPr>
          <w:rFonts w:ascii="Times New Roman" w:eastAsia="Times New Roman" w:hAnsi="Times New Roman" w:cs="Times New Roman"/>
          <w:b/>
          <w:sz w:val="32"/>
          <w:szCs w:val="20"/>
        </w:rPr>
      </w:pPr>
    </w:p>
    <w:p w:rsidR="00A54EFF" w:rsidRDefault="00A54EFF" w:rsidP="009D03F0">
      <w:pPr>
        <w:jc w:val="center"/>
        <w:rPr>
          <w:rFonts w:ascii="Times New Roman" w:eastAsia="Times New Roman" w:hAnsi="Times New Roman" w:cs="Times New Roman"/>
          <w:b/>
          <w:sz w:val="32"/>
          <w:szCs w:val="20"/>
        </w:rPr>
      </w:pPr>
    </w:p>
    <w:p w:rsidR="00A54EFF" w:rsidRDefault="00A54EFF" w:rsidP="009D03F0">
      <w:pPr>
        <w:jc w:val="center"/>
        <w:rPr>
          <w:rFonts w:ascii="Times New Roman" w:eastAsia="Times New Roman" w:hAnsi="Times New Roman" w:cs="Times New Roman"/>
          <w:b/>
          <w:sz w:val="32"/>
          <w:szCs w:val="20"/>
        </w:rPr>
      </w:pPr>
    </w:p>
    <w:p w:rsidR="00A54EFF" w:rsidRDefault="00A54EFF" w:rsidP="009D03F0">
      <w:pPr>
        <w:jc w:val="center"/>
        <w:rPr>
          <w:rFonts w:ascii="Times New Roman" w:eastAsia="Times New Roman" w:hAnsi="Times New Roman" w:cs="Times New Roman"/>
          <w:b/>
          <w:sz w:val="32"/>
          <w:szCs w:val="20"/>
        </w:rPr>
      </w:pPr>
    </w:p>
    <w:p w:rsidR="00A54EFF" w:rsidRDefault="00A54EFF" w:rsidP="009D03F0">
      <w:pPr>
        <w:jc w:val="center"/>
        <w:rPr>
          <w:rFonts w:ascii="Times New Roman" w:eastAsia="Times New Roman" w:hAnsi="Times New Roman" w:cs="Times New Roman"/>
          <w:b/>
          <w:sz w:val="32"/>
          <w:szCs w:val="20"/>
        </w:rPr>
      </w:pPr>
    </w:p>
    <w:p w:rsidR="009D03F0" w:rsidRPr="00C163C0" w:rsidRDefault="009D03F0" w:rsidP="009D03F0">
      <w:pPr>
        <w:jc w:val="center"/>
        <w:rPr>
          <w:rFonts w:ascii="Times New Roman" w:eastAsia="Times New Roman" w:hAnsi="Times New Roman" w:cs="Times New Roman"/>
          <w:b/>
          <w:sz w:val="32"/>
          <w:szCs w:val="20"/>
        </w:rPr>
      </w:pPr>
      <w:r w:rsidRPr="00C163C0">
        <w:rPr>
          <w:rFonts w:ascii="Times New Roman" w:eastAsia="Times New Roman" w:hAnsi="Times New Roman" w:cs="Times New Roman"/>
          <w:b/>
          <w:sz w:val="32"/>
          <w:szCs w:val="20"/>
        </w:rPr>
        <w:t>APPENDIX</w:t>
      </w:r>
    </w:p>
    <w:p w:rsidR="003D7C39" w:rsidRDefault="003D7C39" w:rsidP="00FD06DF">
      <w:pPr>
        <w:rPr>
          <w:rFonts w:ascii="Garamond" w:hAnsi="Garamond"/>
          <w:sz w:val="24"/>
          <w:szCs w:val="24"/>
        </w:rPr>
      </w:pPr>
    </w:p>
    <w:p w:rsidR="009D03F0" w:rsidRPr="00C163C0" w:rsidRDefault="009D03F0" w:rsidP="00C163C0">
      <w:pPr>
        <w:jc w:val="center"/>
        <w:rPr>
          <w:rFonts w:ascii="Garamond" w:hAnsi="Garamond"/>
          <w:b/>
          <w:sz w:val="28"/>
          <w:szCs w:val="24"/>
        </w:rPr>
      </w:pPr>
      <w:proofErr w:type="spellStart"/>
      <w:r w:rsidRPr="00C163C0">
        <w:rPr>
          <w:rFonts w:ascii="Garamond" w:hAnsi="Garamond"/>
          <w:b/>
          <w:sz w:val="28"/>
          <w:szCs w:val="24"/>
        </w:rPr>
        <w:t>Keysight</w:t>
      </w:r>
      <w:proofErr w:type="spellEnd"/>
      <w:r w:rsidRPr="00C163C0">
        <w:rPr>
          <w:rFonts w:ascii="Garamond" w:hAnsi="Garamond"/>
          <w:b/>
          <w:sz w:val="28"/>
          <w:szCs w:val="24"/>
        </w:rPr>
        <w:t xml:space="preserve"> MSO Interface Explained</w:t>
      </w:r>
    </w:p>
    <w:p w:rsidR="009D03F0" w:rsidRDefault="009D03F0" w:rsidP="00FD06DF">
      <w:pPr>
        <w:rPr>
          <w:rFonts w:ascii="Garamond" w:hAnsi="Garamond"/>
          <w:sz w:val="24"/>
          <w:szCs w:val="24"/>
        </w:rPr>
      </w:pPr>
    </w:p>
    <w:p w:rsidR="009D03F0" w:rsidRDefault="009D03F0" w:rsidP="00FD06DF">
      <w:pPr>
        <w:rPr>
          <w:rFonts w:ascii="Garamond" w:hAnsi="Garamond"/>
          <w:sz w:val="24"/>
          <w:szCs w:val="24"/>
        </w:rPr>
      </w:pPr>
    </w:p>
    <w:p w:rsidR="009D03F0" w:rsidRPr="00C163C0" w:rsidRDefault="009D03F0" w:rsidP="009D03F0">
      <w:pPr>
        <w:rPr>
          <w:rFonts w:ascii="Times New Roman" w:hAnsi="Times New Roman" w:cs="Times New Roman"/>
          <w:color w:val="545454"/>
          <w:sz w:val="24"/>
          <w:szCs w:val="20"/>
        </w:rPr>
      </w:pPr>
      <w:r w:rsidRPr="00C163C0">
        <w:rPr>
          <w:rFonts w:ascii="Times New Roman" w:eastAsia="Times New Roman" w:hAnsi="Times New Roman" w:cs="Times New Roman"/>
          <w:sz w:val="24"/>
          <w:szCs w:val="20"/>
        </w:rPr>
        <w:t>The table below outlines the various components of the oscilloscope interface shown in Figure 1</w:t>
      </w:r>
      <w:r w:rsidR="00D263C3">
        <w:rPr>
          <w:rFonts w:ascii="Times New Roman" w:eastAsia="Times New Roman" w:hAnsi="Times New Roman" w:cs="Times New Roman"/>
          <w:sz w:val="24"/>
          <w:szCs w:val="20"/>
        </w:rPr>
        <w:t>4</w:t>
      </w:r>
      <w:r w:rsidRPr="00C163C0">
        <w:rPr>
          <w:rFonts w:ascii="Times New Roman" w:eastAsia="Times New Roman" w:hAnsi="Times New Roman" w:cs="Times New Roman"/>
          <w:sz w:val="24"/>
          <w:szCs w:val="20"/>
        </w:rPr>
        <w:t xml:space="preserve">. All page references mentioned in the table can be found in the </w:t>
      </w:r>
      <w:proofErr w:type="spellStart"/>
      <w:r w:rsidRPr="00C163C0">
        <w:rPr>
          <w:rFonts w:ascii="Times New Roman" w:hAnsi="Times New Roman" w:cs="Times New Roman"/>
          <w:i/>
          <w:color w:val="545454"/>
          <w:sz w:val="24"/>
          <w:szCs w:val="20"/>
        </w:rPr>
        <w:t>Keysight</w:t>
      </w:r>
      <w:proofErr w:type="spellEnd"/>
      <w:r w:rsidRPr="00C163C0">
        <w:rPr>
          <w:rFonts w:ascii="Times New Roman" w:hAnsi="Times New Roman" w:cs="Times New Roman"/>
          <w:i/>
          <w:color w:val="545454"/>
          <w:sz w:val="24"/>
          <w:szCs w:val="20"/>
        </w:rPr>
        <w:t xml:space="preserve"> </w:t>
      </w:r>
      <w:proofErr w:type="spellStart"/>
      <w:r w:rsidRPr="00C163C0">
        <w:rPr>
          <w:rFonts w:ascii="Times New Roman" w:hAnsi="Times New Roman" w:cs="Times New Roman"/>
          <w:i/>
          <w:color w:val="545454"/>
          <w:sz w:val="24"/>
          <w:szCs w:val="20"/>
        </w:rPr>
        <w:t>InfiniiVision</w:t>
      </w:r>
      <w:proofErr w:type="spellEnd"/>
      <w:r w:rsidRPr="00C163C0">
        <w:rPr>
          <w:rFonts w:ascii="Times New Roman" w:hAnsi="Times New Roman" w:cs="Times New Roman"/>
          <w:i/>
          <w:color w:val="545454"/>
          <w:sz w:val="24"/>
          <w:szCs w:val="20"/>
        </w:rPr>
        <w:t xml:space="preserve"> 3000 X-Series Oscilloscopes User's Guide. </w:t>
      </w:r>
      <w:r w:rsidRPr="00C163C0">
        <w:rPr>
          <w:rFonts w:ascii="Times New Roman" w:hAnsi="Times New Roman" w:cs="Times New Roman"/>
          <w:color w:val="545454"/>
          <w:sz w:val="24"/>
          <w:szCs w:val="20"/>
        </w:rPr>
        <w:t>[1]</w:t>
      </w:r>
    </w:p>
    <w:p w:rsidR="000C7ACC" w:rsidRDefault="009D03F0" w:rsidP="000C7ACC">
      <w:pPr>
        <w:pStyle w:val="BodyText"/>
        <w:spacing w:before="74"/>
        <w:ind w:left="0" w:right="138"/>
        <w:rPr>
          <w:rFonts w:ascii="Garamond" w:eastAsiaTheme="minorHAnsi" w:hAnsi="Garamond"/>
          <w:sz w:val="24"/>
          <w:szCs w:val="24"/>
        </w:rPr>
      </w:pPr>
      <w:r w:rsidRPr="00C163C0">
        <w:rPr>
          <w:noProof/>
          <w:sz w:val="28"/>
        </w:rPr>
        <w:drawing>
          <wp:anchor distT="0" distB="0" distL="114300" distR="114300" simplePos="0" relativeHeight="251655680" behindDoc="1" locked="0" layoutInCell="1" allowOverlap="1" wp14:anchorId="00398854" wp14:editId="3A2FBCDB">
            <wp:simplePos x="0" y="0"/>
            <wp:positionH relativeFrom="column">
              <wp:posOffset>20955</wp:posOffset>
            </wp:positionH>
            <wp:positionV relativeFrom="paragraph">
              <wp:posOffset>832485</wp:posOffset>
            </wp:positionV>
            <wp:extent cx="5930900" cy="2874010"/>
            <wp:effectExtent l="0" t="0" r="0" b="2540"/>
            <wp:wrapTopAndBottom/>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30900" cy="2874010"/>
                    </a:xfrm>
                    <a:prstGeom prst="rect">
                      <a:avLst/>
                    </a:prstGeom>
                  </pic:spPr>
                </pic:pic>
              </a:graphicData>
            </a:graphic>
            <wp14:sizeRelH relativeFrom="page">
              <wp14:pctWidth>0</wp14:pctWidth>
            </wp14:sizeRelH>
            <wp14:sizeRelV relativeFrom="page">
              <wp14:pctHeight>0</wp14:pctHeight>
            </wp14:sizeRelV>
          </wp:anchor>
        </w:drawing>
      </w:r>
    </w:p>
    <w:p w:rsidR="009D03F0" w:rsidRPr="0076665B" w:rsidRDefault="009D03F0" w:rsidP="00C163C0">
      <w:pPr>
        <w:ind w:left="360" w:hanging="360"/>
        <w:rPr>
          <w:rFonts w:ascii="Times New Roman" w:hAnsi="Times New Roman" w:cs="Times New Roman"/>
          <w:b/>
          <w:sz w:val="20"/>
          <w:szCs w:val="20"/>
        </w:rPr>
      </w:pPr>
      <w:r>
        <w:t>[1</w:t>
      </w:r>
      <w:proofErr w:type="gramStart"/>
      <w:r>
        <w:t xml:space="preserve">]  </w:t>
      </w:r>
      <w:proofErr w:type="spellStart"/>
      <w:r>
        <w:t>Keysight</w:t>
      </w:r>
      <w:proofErr w:type="spellEnd"/>
      <w:proofErr w:type="gramEnd"/>
      <w:r>
        <w:t xml:space="preserve"> </w:t>
      </w:r>
      <w:proofErr w:type="spellStart"/>
      <w:r>
        <w:t>InfiniiVision</w:t>
      </w:r>
      <w:proofErr w:type="spellEnd"/>
      <w:r>
        <w:t xml:space="preserve"> 3000 X-Series Oscilloscopes User's Guide. </w:t>
      </w:r>
      <w:proofErr w:type="gramStart"/>
      <w:r>
        <w:t>(2013). In (Eighth ed., Vol.</w:t>
      </w:r>
      <w:proofErr w:type="gramEnd"/>
      <w:r>
        <w:t xml:space="preserve"> One, pp. 1-430). Colorado Springs, Colorado: </w:t>
      </w:r>
      <w:proofErr w:type="spellStart"/>
      <w:r>
        <w:t>Keysight</w:t>
      </w:r>
      <w:proofErr w:type="spellEnd"/>
      <w:r>
        <w:t xml:space="preserve"> Technologies.</w:t>
      </w:r>
    </w:p>
    <w:p w:rsidR="009D03F0" w:rsidRPr="006D5B13" w:rsidRDefault="009D03F0" w:rsidP="009D03F0">
      <w:pPr>
        <w:rPr>
          <w:rFonts w:ascii="Times New Roman" w:eastAsia="Times New Roman" w:hAnsi="Times New Roman" w:cs="Times New Roman"/>
          <w:i/>
          <w:sz w:val="20"/>
          <w:szCs w:val="20"/>
        </w:rPr>
      </w:pPr>
    </w:p>
    <w:p w:rsidR="009D03F0" w:rsidRPr="0076665B" w:rsidRDefault="009D03F0" w:rsidP="009D03F0"/>
    <w:p w:rsidR="00571FC0" w:rsidRDefault="0076665B" w:rsidP="000C7ACC">
      <w:pPr>
        <w:pStyle w:val="BodyText"/>
        <w:spacing w:before="74"/>
        <w:ind w:left="0" w:right="138"/>
      </w:pPr>
      <w:r>
        <w:t xml:space="preserve">                                              </w:t>
      </w:r>
      <w:r w:rsidR="00EE04E4">
        <w:tab/>
      </w:r>
    </w:p>
    <w:p w:rsidR="007F63F0" w:rsidRDefault="007F63F0" w:rsidP="007F63F0">
      <w:pPr>
        <w:rPr>
          <w:rFonts w:ascii="Garamond" w:hAnsi="Garamond"/>
          <w:sz w:val="24"/>
          <w:szCs w:val="24"/>
          <w:u w:val="single"/>
        </w:rPr>
      </w:pPr>
      <w:r>
        <w:tab/>
      </w:r>
      <w:r>
        <w:tab/>
      </w:r>
      <w:r>
        <w:tab/>
      </w:r>
      <w:r>
        <w:tab/>
        <w:t xml:space="preserve">          </w:t>
      </w:r>
    </w:p>
    <w:p w:rsidR="009426FE" w:rsidRPr="0076665B" w:rsidRDefault="00BE7738" w:rsidP="009426FE">
      <w:pPr>
        <w:tabs>
          <w:tab w:val="left" w:pos="3555"/>
        </w:tabs>
        <w:jc w:val="center"/>
      </w:pPr>
      <w:proofErr w:type="gramStart"/>
      <w:r>
        <w:rPr>
          <w:rFonts w:ascii="Times New Roman" w:eastAsia="Times New Roman" w:hAnsi="Times New Roman" w:cs="Times New Roman"/>
          <w:b/>
          <w:sz w:val="20"/>
          <w:szCs w:val="20"/>
        </w:rPr>
        <w:t>Figure 1</w:t>
      </w:r>
      <w:r w:rsidR="00D263C3">
        <w:rPr>
          <w:rFonts w:ascii="Times New Roman" w:eastAsia="Times New Roman" w:hAnsi="Times New Roman" w:cs="Times New Roman"/>
          <w:b/>
          <w:sz w:val="20"/>
          <w:szCs w:val="20"/>
        </w:rPr>
        <w:t>4</w:t>
      </w:r>
      <w:r w:rsidR="00BC7393">
        <w:rPr>
          <w:rFonts w:ascii="Times New Roman" w:eastAsia="Times New Roman" w:hAnsi="Times New Roman" w:cs="Times New Roman"/>
          <w:b/>
          <w:sz w:val="20"/>
          <w:szCs w:val="20"/>
        </w:rPr>
        <w:t>.</w:t>
      </w:r>
      <w:proofErr w:type="gramEnd"/>
      <w:r w:rsidR="00BC7393">
        <w:rPr>
          <w:rFonts w:ascii="Times New Roman" w:eastAsia="Times New Roman" w:hAnsi="Times New Roman" w:cs="Times New Roman"/>
          <w:b/>
          <w:sz w:val="20"/>
          <w:szCs w:val="20"/>
        </w:rPr>
        <w:t xml:space="preserve"> </w:t>
      </w:r>
      <w:proofErr w:type="spellStart"/>
      <w:r w:rsidR="009426FE">
        <w:rPr>
          <w:rFonts w:ascii="Times New Roman" w:hAnsi="Times New Roman" w:cs="Times New Roman"/>
          <w:b/>
          <w:sz w:val="20"/>
          <w:szCs w:val="20"/>
        </w:rPr>
        <w:t>K</w:t>
      </w:r>
      <w:r w:rsidR="009426FE" w:rsidRPr="007C62D5">
        <w:rPr>
          <w:rFonts w:ascii="Times New Roman" w:hAnsi="Times New Roman" w:cs="Times New Roman"/>
          <w:b/>
          <w:sz w:val="20"/>
          <w:szCs w:val="20"/>
        </w:rPr>
        <w:t>eysight</w:t>
      </w:r>
      <w:proofErr w:type="spellEnd"/>
      <w:r w:rsidR="009426FE" w:rsidRPr="007C62D5">
        <w:rPr>
          <w:rFonts w:ascii="Times New Roman" w:hAnsi="Times New Roman" w:cs="Times New Roman"/>
          <w:b/>
          <w:sz w:val="20"/>
          <w:szCs w:val="20"/>
        </w:rPr>
        <w:t xml:space="preserve"> MSO Overview</w:t>
      </w:r>
    </w:p>
    <w:p w:rsidR="0076665B" w:rsidRPr="0076665B" w:rsidRDefault="0076665B" w:rsidP="00542996">
      <w:pPr>
        <w:tabs>
          <w:tab w:val="left" w:pos="6660"/>
        </w:tabs>
        <w:ind w:left="2880" w:firstLine="720"/>
      </w:pPr>
    </w:p>
    <w:p w:rsidR="0076665B" w:rsidRPr="0076665B" w:rsidRDefault="0076665B" w:rsidP="0076665B"/>
    <w:p w:rsidR="0076665B" w:rsidRPr="002677C0" w:rsidRDefault="009D03F0" w:rsidP="0076665B">
      <w:pPr>
        <w:rPr>
          <w:rFonts w:ascii="Times New Roman" w:hAnsi="Times New Roman" w:cs="Times New Roman"/>
          <w:color w:val="545454"/>
          <w:sz w:val="20"/>
          <w:szCs w:val="20"/>
        </w:rPr>
      </w:pPr>
      <w:r>
        <w:rPr>
          <w:rFonts w:ascii="Times New Roman" w:eastAsia="Times New Roman" w:hAnsi="Times New Roman" w:cs="Times New Roman"/>
          <w:b/>
          <w:sz w:val="20"/>
          <w:szCs w:val="20"/>
        </w:rPr>
        <w:br w:type="page"/>
      </w:r>
    </w:p>
    <w:p w:rsidR="00273F1A" w:rsidRDefault="00273F1A" w:rsidP="0076665B">
      <w:pPr>
        <w:rPr>
          <w:rFonts w:ascii="Times New Roman" w:hAnsi="Times New Roman" w:cs="Times New Roman"/>
          <w:i/>
          <w:color w:val="545454"/>
          <w:sz w:val="20"/>
          <w:szCs w:val="20"/>
        </w:rPr>
      </w:pPr>
    </w:p>
    <w:p w:rsidR="0076665B" w:rsidRPr="0076665B" w:rsidRDefault="0076665B" w:rsidP="0076665B"/>
    <w:p w:rsidR="0076665B" w:rsidRPr="0076665B" w:rsidRDefault="0076665B" w:rsidP="0076665B">
      <w:r>
        <w:rPr>
          <w:noProof/>
        </w:rPr>
        <w:drawing>
          <wp:anchor distT="0" distB="0" distL="114300" distR="114300" simplePos="0" relativeHeight="251656704" behindDoc="1" locked="0" layoutInCell="1" allowOverlap="1" wp14:anchorId="2ED7CD13" wp14:editId="27E31AA9">
            <wp:simplePos x="0" y="0"/>
            <wp:positionH relativeFrom="column">
              <wp:posOffset>12700</wp:posOffset>
            </wp:positionH>
            <wp:positionV relativeFrom="paragraph">
              <wp:posOffset>-95885</wp:posOffset>
            </wp:positionV>
            <wp:extent cx="5384165" cy="2905125"/>
            <wp:effectExtent l="0" t="0" r="6985" b="9525"/>
            <wp:wrapTight wrapText="bothSides">
              <wp:wrapPolygon edited="0">
                <wp:start x="0" y="0"/>
                <wp:lineTo x="0" y="21529"/>
                <wp:lineTo x="21552" y="21529"/>
                <wp:lineTo x="21552" y="0"/>
                <wp:lineTo x="0" y="0"/>
              </wp:wrapPolygon>
            </wp:wrapTight>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384165" cy="2905125"/>
                    </a:xfrm>
                    <a:prstGeom prst="rect">
                      <a:avLst/>
                    </a:prstGeom>
                  </pic:spPr>
                </pic:pic>
              </a:graphicData>
            </a:graphic>
            <wp14:sizeRelH relativeFrom="page">
              <wp14:pctWidth>0</wp14:pctWidth>
            </wp14:sizeRelH>
            <wp14:sizeRelV relativeFrom="page">
              <wp14:pctHeight>0</wp14:pctHeight>
            </wp14:sizeRelV>
          </wp:anchor>
        </w:drawing>
      </w:r>
    </w:p>
    <w:p w:rsidR="0076665B" w:rsidRPr="0076665B" w:rsidRDefault="0076665B" w:rsidP="0076665B"/>
    <w:p w:rsidR="0076665B" w:rsidRPr="0076665B" w:rsidRDefault="0076665B" w:rsidP="0076665B"/>
    <w:p w:rsidR="00E64F44" w:rsidRPr="00E64F44" w:rsidRDefault="00E64F44" w:rsidP="00E64F44">
      <w:pPr>
        <w:rPr>
          <w:rFonts w:ascii="Times New Roman" w:eastAsia="Times New Roman" w:hAnsi="Times New Roman" w:cs="Times New Roman"/>
          <w:sz w:val="20"/>
          <w:szCs w:val="20"/>
        </w:rPr>
      </w:pPr>
    </w:p>
    <w:p w:rsidR="00E64F44" w:rsidRPr="00E64F44" w:rsidRDefault="000A20FB" w:rsidP="00E64F44">
      <w:pPr>
        <w:ind w:firstLine="720"/>
        <w:rPr>
          <w:rFonts w:ascii="Times New Roman" w:eastAsia="Times New Roman" w:hAnsi="Times New Roman" w:cs="Times New Roman"/>
          <w:sz w:val="20"/>
          <w:szCs w:val="20"/>
        </w:rPr>
      </w:pPr>
      <w:r>
        <w:rPr>
          <w:noProof/>
        </w:rPr>
        <w:drawing>
          <wp:anchor distT="0" distB="0" distL="114300" distR="114300" simplePos="0" relativeHeight="251658752" behindDoc="0" locked="0" layoutInCell="1" allowOverlap="1" wp14:anchorId="0F3B4764" wp14:editId="702E82F8">
            <wp:simplePos x="0" y="0"/>
            <wp:positionH relativeFrom="column">
              <wp:posOffset>-5479415</wp:posOffset>
            </wp:positionH>
            <wp:positionV relativeFrom="paragraph">
              <wp:posOffset>2154555</wp:posOffset>
            </wp:positionV>
            <wp:extent cx="5295900" cy="5318760"/>
            <wp:effectExtent l="0" t="0" r="0" b="0"/>
            <wp:wrapSquare wrapText="bothSides"/>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95900" cy="5318760"/>
                    </a:xfrm>
                    <a:prstGeom prst="rect">
                      <a:avLst/>
                    </a:prstGeom>
                  </pic:spPr>
                </pic:pic>
              </a:graphicData>
            </a:graphic>
            <wp14:sizeRelH relativeFrom="page">
              <wp14:pctWidth>0</wp14:pctWidth>
            </wp14:sizeRelH>
            <wp14:sizeRelV relativeFrom="page">
              <wp14:pctHeight>0</wp14:pctHeight>
            </wp14:sizeRelV>
          </wp:anchor>
        </w:drawing>
      </w:r>
    </w:p>
    <w:p w:rsidR="00E64F44" w:rsidRPr="00E64F44" w:rsidRDefault="00E64F44" w:rsidP="00E64F44">
      <w:pPr>
        <w:rPr>
          <w:rFonts w:ascii="Times New Roman" w:eastAsia="Times New Roman" w:hAnsi="Times New Roman" w:cs="Times New Roman"/>
          <w:sz w:val="20"/>
          <w:szCs w:val="20"/>
        </w:rPr>
      </w:pPr>
    </w:p>
    <w:p w:rsidR="00E64F44" w:rsidRPr="00E64F44" w:rsidRDefault="00E64F44" w:rsidP="00E64F44">
      <w:pPr>
        <w:rPr>
          <w:rFonts w:ascii="Times New Roman" w:eastAsia="Times New Roman" w:hAnsi="Times New Roman" w:cs="Times New Roman"/>
          <w:sz w:val="20"/>
          <w:szCs w:val="20"/>
        </w:rPr>
      </w:pPr>
    </w:p>
    <w:p w:rsidR="00E64F44" w:rsidRPr="00E64F44" w:rsidRDefault="00E64F44" w:rsidP="00E64F44">
      <w:pPr>
        <w:rPr>
          <w:rFonts w:ascii="Times New Roman" w:eastAsia="Times New Roman" w:hAnsi="Times New Roman" w:cs="Times New Roman"/>
          <w:sz w:val="20"/>
          <w:szCs w:val="20"/>
        </w:rPr>
      </w:pPr>
    </w:p>
    <w:p w:rsidR="00E64F44" w:rsidRPr="00E64F44" w:rsidRDefault="00E64F44" w:rsidP="00E64F44">
      <w:pPr>
        <w:rPr>
          <w:rFonts w:ascii="Times New Roman" w:eastAsia="Times New Roman" w:hAnsi="Times New Roman" w:cs="Times New Roman"/>
          <w:sz w:val="20"/>
          <w:szCs w:val="20"/>
        </w:rPr>
      </w:pPr>
    </w:p>
    <w:p w:rsidR="00E64F44" w:rsidRPr="00E64F44" w:rsidRDefault="00E64F44" w:rsidP="00E64F44">
      <w:pPr>
        <w:rPr>
          <w:rFonts w:ascii="Times New Roman" w:eastAsia="Times New Roman" w:hAnsi="Times New Roman" w:cs="Times New Roman"/>
          <w:sz w:val="20"/>
          <w:szCs w:val="20"/>
        </w:rPr>
      </w:pPr>
    </w:p>
    <w:p w:rsidR="00E64F44" w:rsidRPr="00E64F44" w:rsidRDefault="00E64F44" w:rsidP="00E64F44">
      <w:pPr>
        <w:rPr>
          <w:rFonts w:ascii="Times New Roman" w:eastAsia="Times New Roman" w:hAnsi="Times New Roman" w:cs="Times New Roman"/>
          <w:sz w:val="20"/>
          <w:szCs w:val="20"/>
        </w:rPr>
      </w:pPr>
    </w:p>
    <w:p w:rsidR="00E64F44" w:rsidRPr="00E64F44" w:rsidRDefault="00E64F44" w:rsidP="00E64F44">
      <w:pPr>
        <w:rPr>
          <w:rFonts w:ascii="Times New Roman" w:eastAsia="Times New Roman" w:hAnsi="Times New Roman" w:cs="Times New Roman"/>
          <w:sz w:val="20"/>
          <w:szCs w:val="20"/>
        </w:rPr>
      </w:pPr>
    </w:p>
    <w:p w:rsidR="00E64F44" w:rsidRPr="00E64F44" w:rsidRDefault="00E64F44" w:rsidP="00E64F44">
      <w:pPr>
        <w:rPr>
          <w:rFonts w:ascii="Times New Roman" w:eastAsia="Times New Roman" w:hAnsi="Times New Roman" w:cs="Times New Roman"/>
          <w:sz w:val="20"/>
          <w:szCs w:val="20"/>
        </w:rPr>
      </w:pPr>
    </w:p>
    <w:p w:rsidR="00E64F44" w:rsidRPr="00E64F44" w:rsidRDefault="00E64F44" w:rsidP="00E64F44">
      <w:pPr>
        <w:rPr>
          <w:rFonts w:ascii="Times New Roman" w:eastAsia="Times New Roman" w:hAnsi="Times New Roman" w:cs="Times New Roman"/>
          <w:sz w:val="20"/>
          <w:szCs w:val="20"/>
        </w:rPr>
      </w:pPr>
    </w:p>
    <w:p w:rsidR="00E64F44" w:rsidRPr="00E64F44" w:rsidRDefault="00E64F44" w:rsidP="00E64F44">
      <w:pPr>
        <w:rPr>
          <w:rFonts w:ascii="Times New Roman" w:eastAsia="Times New Roman" w:hAnsi="Times New Roman" w:cs="Times New Roman"/>
          <w:sz w:val="20"/>
          <w:szCs w:val="20"/>
        </w:rPr>
      </w:pPr>
    </w:p>
    <w:p w:rsidR="00E64F44" w:rsidRPr="00E64F44" w:rsidRDefault="00E64F44" w:rsidP="00E64F44">
      <w:pPr>
        <w:rPr>
          <w:rFonts w:ascii="Times New Roman" w:eastAsia="Times New Roman" w:hAnsi="Times New Roman" w:cs="Times New Roman"/>
          <w:sz w:val="20"/>
          <w:szCs w:val="20"/>
        </w:rPr>
      </w:pPr>
    </w:p>
    <w:p w:rsidR="00E64F44" w:rsidRPr="00E64F44" w:rsidRDefault="00E64F44" w:rsidP="00E64F44">
      <w:pPr>
        <w:rPr>
          <w:rFonts w:ascii="Times New Roman" w:eastAsia="Times New Roman" w:hAnsi="Times New Roman" w:cs="Times New Roman"/>
          <w:sz w:val="20"/>
          <w:szCs w:val="20"/>
        </w:rPr>
      </w:pPr>
    </w:p>
    <w:p w:rsidR="00B122A9" w:rsidRDefault="00B122A9" w:rsidP="00E64F44">
      <w:pPr>
        <w:rPr>
          <w:rFonts w:ascii="Times New Roman" w:eastAsia="Times New Roman" w:hAnsi="Times New Roman" w:cs="Times New Roman"/>
          <w:sz w:val="20"/>
          <w:szCs w:val="20"/>
        </w:rPr>
      </w:pPr>
    </w:p>
    <w:p w:rsidR="00E64F44" w:rsidRDefault="00E64F44" w:rsidP="00E64F44">
      <w:pPr>
        <w:rPr>
          <w:rFonts w:ascii="Times New Roman" w:eastAsia="Times New Roman" w:hAnsi="Times New Roman" w:cs="Times New Roman"/>
          <w:sz w:val="20"/>
          <w:szCs w:val="20"/>
        </w:rPr>
      </w:pPr>
    </w:p>
    <w:p w:rsidR="00E64F44" w:rsidRDefault="00E64F44" w:rsidP="00E64F44">
      <w:pPr>
        <w:rPr>
          <w:rFonts w:ascii="Times New Roman" w:eastAsia="Times New Roman" w:hAnsi="Times New Roman" w:cs="Times New Roman"/>
          <w:sz w:val="20"/>
          <w:szCs w:val="20"/>
        </w:rPr>
      </w:pPr>
    </w:p>
    <w:p w:rsidR="00E64F44" w:rsidRDefault="00E64F44" w:rsidP="00E64F44">
      <w:pPr>
        <w:rPr>
          <w:rFonts w:ascii="Times New Roman" w:eastAsia="Times New Roman" w:hAnsi="Times New Roman" w:cs="Times New Roman"/>
          <w:sz w:val="20"/>
          <w:szCs w:val="20"/>
        </w:rPr>
      </w:pPr>
    </w:p>
    <w:p w:rsidR="00E64F44" w:rsidRDefault="00E64F44" w:rsidP="00E64F44">
      <w:pPr>
        <w:rPr>
          <w:rFonts w:ascii="Times New Roman" w:eastAsia="Times New Roman" w:hAnsi="Times New Roman" w:cs="Times New Roman"/>
          <w:sz w:val="20"/>
          <w:szCs w:val="20"/>
        </w:rPr>
      </w:pPr>
    </w:p>
    <w:p w:rsidR="00E64F44" w:rsidRDefault="00E64F44" w:rsidP="00E64F44">
      <w:pPr>
        <w:rPr>
          <w:rFonts w:ascii="Times New Roman" w:eastAsia="Times New Roman" w:hAnsi="Times New Roman" w:cs="Times New Roman"/>
          <w:sz w:val="20"/>
          <w:szCs w:val="20"/>
        </w:rPr>
      </w:pPr>
    </w:p>
    <w:p w:rsidR="00E64F44" w:rsidRDefault="00E64F44" w:rsidP="00E64F44">
      <w:pPr>
        <w:rPr>
          <w:rFonts w:ascii="Times New Roman" w:eastAsia="Times New Roman" w:hAnsi="Times New Roman" w:cs="Times New Roman"/>
          <w:sz w:val="20"/>
          <w:szCs w:val="20"/>
        </w:rPr>
      </w:pPr>
    </w:p>
    <w:p w:rsidR="00E64F44" w:rsidRDefault="00E64F44" w:rsidP="00E64F44">
      <w:pPr>
        <w:rPr>
          <w:rFonts w:ascii="Times New Roman" w:eastAsia="Times New Roman" w:hAnsi="Times New Roman" w:cs="Times New Roman"/>
          <w:sz w:val="20"/>
          <w:szCs w:val="20"/>
        </w:rPr>
      </w:pPr>
    </w:p>
    <w:p w:rsidR="00E64F44" w:rsidRDefault="00E64F44" w:rsidP="00E64F44">
      <w:pPr>
        <w:rPr>
          <w:rFonts w:ascii="Times New Roman" w:eastAsia="Times New Roman" w:hAnsi="Times New Roman" w:cs="Times New Roman"/>
          <w:sz w:val="20"/>
          <w:szCs w:val="20"/>
        </w:rPr>
      </w:pPr>
    </w:p>
    <w:p w:rsidR="00E64F44" w:rsidRDefault="00E64F44" w:rsidP="00E64F44">
      <w:pPr>
        <w:rPr>
          <w:rFonts w:ascii="Times New Roman" w:eastAsia="Times New Roman" w:hAnsi="Times New Roman" w:cs="Times New Roman"/>
          <w:sz w:val="20"/>
          <w:szCs w:val="20"/>
        </w:rPr>
      </w:pPr>
    </w:p>
    <w:p w:rsidR="00E64F44" w:rsidRDefault="00E64F44" w:rsidP="00E64F44">
      <w:pPr>
        <w:rPr>
          <w:rFonts w:ascii="Times New Roman" w:eastAsia="Times New Roman" w:hAnsi="Times New Roman" w:cs="Times New Roman"/>
          <w:sz w:val="20"/>
          <w:szCs w:val="20"/>
        </w:rPr>
      </w:pPr>
    </w:p>
    <w:p w:rsidR="007C62D5" w:rsidRDefault="007C62D5" w:rsidP="00E64F44">
      <w:pPr>
        <w:rPr>
          <w:rFonts w:ascii="Times New Roman" w:eastAsia="Times New Roman" w:hAnsi="Times New Roman" w:cs="Times New Roman"/>
          <w:sz w:val="20"/>
          <w:szCs w:val="20"/>
        </w:rPr>
      </w:pPr>
    </w:p>
    <w:p w:rsidR="007C62D5" w:rsidRDefault="007C62D5" w:rsidP="00E64F44">
      <w:pPr>
        <w:rPr>
          <w:rFonts w:ascii="Times New Roman" w:eastAsia="Times New Roman" w:hAnsi="Times New Roman" w:cs="Times New Roman"/>
          <w:sz w:val="20"/>
          <w:szCs w:val="20"/>
        </w:rPr>
      </w:pPr>
    </w:p>
    <w:p w:rsidR="007C62D5" w:rsidRDefault="007C62D5" w:rsidP="00E64F44">
      <w:pPr>
        <w:rPr>
          <w:rFonts w:ascii="Times New Roman" w:eastAsia="Times New Roman" w:hAnsi="Times New Roman" w:cs="Times New Roman"/>
          <w:sz w:val="20"/>
          <w:szCs w:val="20"/>
        </w:rPr>
      </w:pPr>
    </w:p>
    <w:p w:rsidR="007C62D5" w:rsidRDefault="007C62D5" w:rsidP="00E64F44">
      <w:pPr>
        <w:rPr>
          <w:rFonts w:ascii="Times New Roman" w:eastAsia="Times New Roman" w:hAnsi="Times New Roman" w:cs="Times New Roman"/>
          <w:sz w:val="20"/>
          <w:szCs w:val="20"/>
        </w:rPr>
      </w:pPr>
    </w:p>
    <w:p w:rsidR="007C62D5" w:rsidRDefault="007C62D5" w:rsidP="00E64F44">
      <w:pPr>
        <w:rPr>
          <w:rFonts w:ascii="Times New Roman" w:eastAsia="Times New Roman" w:hAnsi="Times New Roman" w:cs="Times New Roman"/>
          <w:sz w:val="20"/>
          <w:szCs w:val="20"/>
        </w:rPr>
      </w:pPr>
    </w:p>
    <w:p w:rsidR="00E64F44" w:rsidRDefault="00E64F44" w:rsidP="00E64F44">
      <w:pPr>
        <w:rPr>
          <w:rFonts w:ascii="Times New Roman" w:eastAsia="Times New Roman" w:hAnsi="Times New Roman" w:cs="Times New Roman"/>
          <w:sz w:val="20"/>
          <w:szCs w:val="20"/>
        </w:rPr>
      </w:pPr>
    </w:p>
    <w:p w:rsidR="008B4BF5" w:rsidRDefault="008B4BF5" w:rsidP="00E64F44">
      <w:pPr>
        <w:rPr>
          <w:rFonts w:ascii="Times New Roman" w:eastAsia="Times New Roman" w:hAnsi="Times New Roman" w:cs="Times New Roman"/>
          <w:sz w:val="20"/>
          <w:szCs w:val="20"/>
        </w:rPr>
      </w:pPr>
    </w:p>
    <w:p w:rsidR="00E64F44" w:rsidRDefault="00E64F44" w:rsidP="00E64F44">
      <w:pPr>
        <w:rPr>
          <w:rFonts w:ascii="Times New Roman" w:eastAsia="Times New Roman" w:hAnsi="Times New Roman" w:cs="Times New Roman"/>
          <w:sz w:val="20"/>
          <w:szCs w:val="20"/>
        </w:rPr>
      </w:pPr>
    </w:p>
    <w:p w:rsidR="00E64F44" w:rsidRDefault="00E64F44" w:rsidP="00E64F44">
      <w:pPr>
        <w:rPr>
          <w:rFonts w:ascii="Times New Roman" w:eastAsia="Times New Roman" w:hAnsi="Times New Roman" w:cs="Times New Roman"/>
          <w:sz w:val="20"/>
          <w:szCs w:val="20"/>
        </w:rPr>
      </w:pPr>
    </w:p>
    <w:p w:rsidR="00E64F44" w:rsidRDefault="00E64F44" w:rsidP="00E64F44">
      <w:pPr>
        <w:rPr>
          <w:rFonts w:ascii="Times New Roman" w:eastAsia="Times New Roman" w:hAnsi="Times New Roman" w:cs="Times New Roman"/>
          <w:sz w:val="20"/>
          <w:szCs w:val="20"/>
        </w:rPr>
      </w:pPr>
    </w:p>
    <w:p w:rsidR="00E64F44" w:rsidRDefault="00E64F44" w:rsidP="00E64F44">
      <w:pPr>
        <w:rPr>
          <w:rFonts w:ascii="Times New Roman" w:eastAsia="Times New Roman" w:hAnsi="Times New Roman" w:cs="Times New Roman"/>
          <w:sz w:val="20"/>
          <w:szCs w:val="20"/>
        </w:rPr>
      </w:pPr>
    </w:p>
    <w:p w:rsidR="00E64F44" w:rsidRDefault="00E64F44" w:rsidP="00E64F44">
      <w:pPr>
        <w:rPr>
          <w:rFonts w:ascii="Times New Roman" w:eastAsia="Times New Roman" w:hAnsi="Times New Roman" w:cs="Times New Roman"/>
          <w:sz w:val="20"/>
          <w:szCs w:val="20"/>
        </w:rPr>
      </w:pPr>
    </w:p>
    <w:p w:rsidR="00E64F44" w:rsidRDefault="00E64F44" w:rsidP="00E64F44">
      <w:pPr>
        <w:rPr>
          <w:rFonts w:ascii="Times New Roman" w:eastAsia="Times New Roman" w:hAnsi="Times New Roman" w:cs="Times New Roman"/>
          <w:sz w:val="20"/>
          <w:szCs w:val="20"/>
        </w:rPr>
      </w:pPr>
    </w:p>
    <w:p w:rsidR="00C0053A" w:rsidRDefault="00C0053A" w:rsidP="00E64F44">
      <w:pPr>
        <w:rPr>
          <w:rFonts w:ascii="Times New Roman" w:eastAsia="Times New Roman" w:hAnsi="Times New Roman" w:cs="Times New Roman"/>
          <w:sz w:val="20"/>
          <w:szCs w:val="20"/>
        </w:rPr>
      </w:pPr>
    </w:p>
    <w:p w:rsidR="00C0053A" w:rsidRDefault="00C0053A" w:rsidP="00E64F44">
      <w:pPr>
        <w:rPr>
          <w:rFonts w:ascii="Times New Roman" w:eastAsia="Times New Roman" w:hAnsi="Times New Roman" w:cs="Times New Roman"/>
          <w:sz w:val="20"/>
          <w:szCs w:val="20"/>
        </w:rPr>
      </w:pPr>
    </w:p>
    <w:p w:rsidR="00C0053A" w:rsidRDefault="00C0053A" w:rsidP="00E64F44">
      <w:pPr>
        <w:rPr>
          <w:rFonts w:ascii="Times New Roman" w:eastAsia="Times New Roman" w:hAnsi="Times New Roman" w:cs="Times New Roman"/>
          <w:sz w:val="20"/>
          <w:szCs w:val="20"/>
        </w:rPr>
      </w:pPr>
    </w:p>
    <w:p w:rsidR="00C0053A" w:rsidRDefault="00C0053A" w:rsidP="00E64F44">
      <w:pPr>
        <w:rPr>
          <w:rFonts w:ascii="Times New Roman" w:eastAsia="Times New Roman" w:hAnsi="Times New Roman" w:cs="Times New Roman"/>
          <w:sz w:val="20"/>
          <w:szCs w:val="20"/>
        </w:rPr>
      </w:pPr>
    </w:p>
    <w:p w:rsidR="00C0053A" w:rsidRDefault="00C0053A" w:rsidP="00E64F44">
      <w:pPr>
        <w:rPr>
          <w:rFonts w:ascii="Times New Roman" w:eastAsia="Times New Roman" w:hAnsi="Times New Roman" w:cs="Times New Roman"/>
          <w:sz w:val="20"/>
          <w:szCs w:val="20"/>
        </w:rPr>
      </w:pPr>
    </w:p>
    <w:p w:rsidR="00C0053A" w:rsidRDefault="00C0053A" w:rsidP="00E64F44">
      <w:pPr>
        <w:rPr>
          <w:rFonts w:ascii="Times New Roman" w:eastAsia="Times New Roman" w:hAnsi="Times New Roman" w:cs="Times New Roman"/>
          <w:sz w:val="20"/>
          <w:szCs w:val="20"/>
        </w:rPr>
      </w:pPr>
    </w:p>
    <w:p w:rsidR="00E64F44" w:rsidRDefault="00E64F44" w:rsidP="00E64F44">
      <w:pPr>
        <w:rPr>
          <w:rFonts w:ascii="Times New Roman" w:eastAsia="Times New Roman" w:hAnsi="Times New Roman" w:cs="Times New Roman"/>
          <w:sz w:val="20"/>
          <w:szCs w:val="20"/>
        </w:rPr>
      </w:pPr>
    </w:p>
    <w:p w:rsidR="00072A2B" w:rsidRDefault="00072A2B" w:rsidP="00E64F44">
      <w:pPr>
        <w:rPr>
          <w:rFonts w:ascii="Times New Roman" w:eastAsia="Times New Roman" w:hAnsi="Times New Roman" w:cs="Times New Roman"/>
          <w:sz w:val="20"/>
          <w:szCs w:val="20"/>
        </w:rPr>
      </w:pPr>
    </w:p>
    <w:p w:rsidR="00072A2B" w:rsidRDefault="00072A2B" w:rsidP="00E64F44">
      <w:pPr>
        <w:rPr>
          <w:rFonts w:ascii="Times New Roman" w:eastAsia="Times New Roman" w:hAnsi="Times New Roman" w:cs="Times New Roman"/>
          <w:sz w:val="20"/>
          <w:szCs w:val="20"/>
        </w:rPr>
      </w:pPr>
    </w:p>
    <w:p w:rsidR="00072A2B" w:rsidRDefault="00072A2B" w:rsidP="00E64F44">
      <w:pPr>
        <w:rPr>
          <w:rFonts w:ascii="Times New Roman" w:eastAsia="Times New Roman" w:hAnsi="Times New Roman" w:cs="Times New Roman"/>
          <w:sz w:val="20"/>
          <w:szCs w:val="20"/>
        </w:rPr>
      </w:pPr>
    </w:p>
    <w:p w:rsidR="00072A2B" w:rsidRDefault="00072A2B" w:rsidP="00E64F44">
      <w:pPr>
        <w:rPr>
          <w:rFonts w:ascii="Times New Roman" w:eastAsia="Times New Roman" w:hAnsi="Times New Roman" w:cs="Times New Roman"/>
          <w:sz w:val="20"/>
          <w:szCs w:val="20"/>
        </w:rPr>
      </w:pPr>
    </w:p>
    <w:p w:rsidR="00072A2B" w:rsidRDefault="00072A2B" w:rsidP="00E64F44">
      <w:pPr>
        <w:rPr>
          <w:rFonts w:ascii="Times New Roman" w:eastAsia="Times New Roman" w:hAnsi="Times New Roman" w:cs="Times New Roman"/>
          <w:sz w:val="20"/>
          <w:szCs w:val="20"/>
        </w:rPr>
      </w:pPr>
    </w:p>
    <w:p w:rsidR="00C0053A" w:rsidRDefault="00C0053A" w:rsidP="00E64F44">
      <w:pPr>
        <w:rPr>
          <w:rFonts w:ascii="Times New Roman" w:eastAsia="Times New Roman" w:hAnsi="Times New Roman" w:cs="Times New Roman"/>
          <w:sz w:val="20"/>
          <w:szCs w:val="20"/>
        </w:rPr>
      </w:pPr>
    </w:p>
    <w:p w:rsidR="00C0053A" w:rsidRDefault="00C0053A" w:rsidP="00E64F44">
      <w:pPr>
        <w:rPr>
          <w:rFonts w:ascii="Times New Roman" w:eastAsia="Times New Roman" w:hAnsi="Times New Roman" w:cs="Times New Roman"/>
          <w:sz w:val="20"/>
          <w:szCs w:val="20"/>
        </w:rPr>
      </w:pPr>
    </w:p>
    <w:p w:rsidR="00C0053A" w:rsidRDefault="00C0053A" w:rsidP="00E64F44">
      <w:pPr>
        <w:rPr>
          <w:rFonts w:ascii="Times New Roman" w:eastAsia="Times New Roman" w:hAnsi="Times New Roman" w:cs="Times New Roman"/>
          <w:sz w:val="20"/>
          <w:szCs w:val="20"/>
        </w:rPr>
      </w:pPr>
    </w:p>
    <w:p w:rsidR="00C0053A" w:rsidRDefault="00C0053A" w:rsidP="00E64F44">
      <w:pPr>
        <w:rPr>
          <w:rFonts w:ascii="Times New Roman" w:eastAsia="Times New Roman" w:hAnsi="Times New Roman" w:cs="Times New Roman"/>
          <w:sz w:val="20"/>
          <w:szCs w:val="20"/>
        </w:rPr>
      </w:pPr>
    </w:p>
    <w:p w:rsidR="00072A2B" w:rsidRDefault="000A20FB" w:rsidP="00072A2B">
      <w:pPr>
        <w:rPr>
          <w:rFonts w:ascii="Times New Roman" w:eastAsia="Times New Roman" w:hAnsi="Times New Roman" w:cs="Times New Roman"/>
          <w:sz w:val="20"/>
          <w:szCs w:val="20"/>
        </w:rPr>
      </w:pPr>
      <w:r>
        <w:rPr>
          <w:noProof/>
        </w:rPr>
        <w:lastRenderedPageBreak/>
        <w:drawing>
          <wp:anchor distT="0" distB="0" distL="114300" distR="114300" simplePos="0" relativeHeight="251663360" behindDoc="0" locked="0" layoutInCell="1" allowOverlap="1" wp14:anchorId="384EA4B7" wp14:editId="3C11D0E1">
            <wp:simplePos x="0" y="0"/>
            <wp:positionH relativeFrom="column">
              <wp:posOffset>53975</wp:posOffset>
            </wp:positionH>
            <wp:positionV relativeFrom="paragraph">
              <wp:posOffset>133350</wp:posOffset>
            </wp:positionV>
            <wp:extent cx="5278755" cy="7315200"/>
            <wp:effectExtent l="0" t="0" r="0" b="0"/>
            <wp:wrapSquare wrapText="bothSides"/>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8755" cy="7315200"/>
                    </a:xfrm>
                    <a:prstGeom prst="rect">
                      <a:avLst/>
                    </a:prstGeom>
                  </pic:spPr>
                </pic:pic>
              </a:graphicData>
            </a:graphic>
            <wp14:sizeRelH relativeFrom="page">
              <wp14:pctWidth>0</wp14:pctWidth>
            </wp14:sizeRelH>
            <wp14:sizeRelV relativeFrom="page">
              <wp14:pctHeight>0</wp14:pctHeight>
            </wp14:sizeRelV>
          </wp:anchor>
        </w:drawing>
      </w:r>
    </w:p>
    <w:p w:rsidR="00072A2B" w:rsidRDefault="00072A2B" w:rsidP="00072A2B">
      <w:pPr>
        <w:tabs>
          <w:tab w:val="left" w:pos="2760"/>
        </w:tabs>
        <w:rPr>
          <w:rFonts w:ascii="Times New Roman" w:eastAsia="Times New Roman" w:hAnsi="Times New Roman" w:cs="Times New Roman"/>
          <w:sz w:val="20"/>
          <w:szCs w:val="20"/>
        </w:rPr>
      </w:pPr>
      <w:r>
        <w:rPr>
          <w:rFonts w:ascii="Times New Roman" w:eastAsia="Times New Roman" w:hAnsi="Times New Roman" w:cs="Times New Roman"/>
          <w:sz w:val="20"/>
          <w:szCs w:val="20"/>
        </w:rPr>
        <w:tab/>
      </w:r>
    </w:p>
    <w:p w:rsidR="00072A2B" w:rsidRDefault="00072A2B" w:rsidP="00072A2B">
      <w:pPr>
        <w:tabs>
          <w:tab w:val="left" w:pos="2760"/>
        </w:tabs>
        <w:rPr>
          <w:rFonts w:ascii="Times New Roman" w:eastAsia="Times New Roman" w:hAnsi="Times New Roman" w:cs="Times New Roman"/>
          <w:sz w:val="20"/>
          <w:szCs w:val="20"/>
        </w:rPr>
      </w:pPr>
    </w:p>
    <w:p w:rsidR="00072A2B" w:rsidRDefault="00072A2B" w:rsidP="00072A2B">
      <w:pPr>
        <w:tabs>
          <w:tab w:val="left" w:pos="2760"/>
        </w:tabs>
        <w:rPr>
          <w:rFonts w:ascii="Times New Roman" w:eastAsia="Times New Roman" w:hAnsi="Times New Roman" w:cs="Times New Roman"/>
          <w:sz w:val="20"/>
          <w:szCs w:val="20"/>
        </w:rPr>
      </w:pPr>
    </w:p>
    <w:p w:rsidR="00072A2B" w:rsidRDefault="00072A2B" w:rsidP="00072A2B">
      <w:pPr>
        <w:tabs>
          <w:tab w:val="left" w:pos="2760"/>
        </w:tabs>
        <w:rPr>
          <w:rFonts w:ascii="Times New Roman" w:eastAsia="Times New Roman" w:hAnsi="Times New Roman" w:cs="Times New Roman"/>
          <w:sz w:val="20"/>
          <w:szCs w:val="20"/>
        </w:rPr>
      </w:pPr>
    </w:p>
    <w:p w:rsidR="00072A2B" w:rsidRDefault="00072A2B" w:rsidP="00072A2B">
      <w:pPr>
        <w:tabs>
          <w:tab w:val="left" w:pos="2760"/>
        </w:tabs>
        <w:rPr>
          <w:rFonts w:ascii="Times New Roman" w:eastAsia="Times New Roman" w:hAnsi="Times New Roman" w:cs="Times New Roman"/>
          <w:sz w:val="20"/>
          <w:szCs w:val="20"/>
        </w:rPr>
      </w:pPr>
    </w:p>
    <w:p w:rsidR="00072A2B" w:rsidRDefault="00072A2B" w:rsidP="00072A2B">
      <w:pPr>
        <w:tabs>
          <w:tab w:val="left" w:pos="2760"/>
        </w:tabs>
        <w:rPr>
          <w:rFonts w:ascii="Times New Roman" w:eastAsia="Times New Roman" w:hAnsi="Times New Roman" w:cs="Times New Roman"/>
          <w:sz w:val="20"/>
          <w:szCs w:val="20"/>
        </w:rPr>
      </w:pPr>
    </w:p>
    <w:p w:rsidR="004223D2" w:rsidRDefault="004223D2" w:rsidP="00072A2B">
      <w:pPr>
        <w:tabs>
          <w:tab w:val="left" w:pos="2760"/>
        </w:tabs>
        <w:rPr>
          <w:rFonts w:ascii="Times New Roman" w:eastAsia="Times New Roman" w:hAnsi="Times New Roman" w:cs="Times New Roman"/>
          <w:sz w:val="20"/>
          <w:szCs w:val="20"/>
        </w:rPr>
      </w:pPr>
    </w:p>
    <w:p w:rsidR="00072A2B" w:rsidRDefault="00072A2B" w:rsidP="00072A2B">
      <w:pPr>
        <w:tabs>
          <w:tab w:val="left" w:pos="2760"/>
        </w:tabs>
        <w:rPr>
          <w:rFonts w:ascii="Times New Roman" w:eastAsia="Times New Roman" w:hAnsi="Times New Roman" w:cs="Times New Roman"/>
          <w:sz w:val="20"/>
          <w:szCs w:val="20"/>
        </w:rPr>
      </w:pPr>
    </w:p>
    <w:p w:rsidR="00072A2B" w:rsidRDefault="00072A2B" w:rsidP="00072A2B">
      <w:pPr>
        <w:tabs>
          <w:tab w:val="left" w:pos="2760"/>
        </w:tabs>
        <w:rPr>
          <w:rFonts w:ascii="Times New Roman" w:eastAsia="Times New Roman" w:hAnsi="Times New Roman" w:cs="Times New Roman"/>
          <w:sz w:val="20"/>
          <w:szCs w:val="20"/>
        </w:rPr>
      </w:pPr>
    </w:p>
    <w:p w:rsidR="00072A2B" w:rsidRDefault="00072A2B" w:rsidP="00072A2B">
      <w:pPr>
        <w:tabs>
          <w:tab w:val="left" w:pos="2760"/>
        </w:tabs>
        <w:rPr>
          <w:rFonts w:ascii="Times New Roman" w:eastAsia="Times New Roman" w:hAnsi="Times New Roman" w:cs="Times New Roman"/>
          <w:sz w:val="20"/>
          <w:szCs w:val="20"/>
        </w:rPr>
      </w:pPr>
    </w:p>
    <w:p w:rsidR="00072A2B" w:rsidRDefault="00072A2B" w:rsidP="00072A2B">
      <w:pPr>
        <w:tabs>
          <w:tab w:val="left" w:pos="2760"/>
        </w:tabs>
        <w:rPr>
          <w:rFonts w:ascii="Times New Roman" w:eastAsia="Times New Roman" w:hAnsi="Times New Roman" w:cs="Times New Roman"/>
          <w:sz w:val="20"/>
          <w:szCs w:val="20"/>
        </w:rPr>
      </w:pPr>
    </w:p>
    <w:p w:rsidR="00072A2B" w:rsidRDefault="00072A2B" w:rsidP="00072A2B">
      <w:pPr>
        <w:tabs>
          <w:tab w:val="left" w:pos="2760"/>
        </w:tabs>
        <w:rPr>
          <w:rFonts w:ascii="Times New Roman" w:eastAsia="Times New Roman" w:hAnsi="Times New Roman" w:cs="Times New Roman"/>
          <w:sz w:val="20"/>
          <w:szCs w:val="20"/>
        </w:rPr>
      </w:pPr>
    </w:p>
    <w:p w:rsidR="00C0053A" w:rsidRDefault="00C0053A" w:rsidP="00072A2B">
      <w:pPr>
        <w:tabs>
          <w:tab w:val="left" w:pos="2760"/>
        </w:tabs>
        <w:rPr>
          <w:rFonts w:ascii="Times New Roman" w:eastAsia="Times New Roman" w:hAnsi="Times New Roman" w:cs="Times New Roman"/>
          <w:sz w:val="20"/>
          <w:szCs w:val="20"/>
        </w:rPr>
      </w:pPr>
    </w:p>
    <w:p w:rsidR="00C0053A" w:rsidRDefault="00C0053A" w:rsidP="00072A2B">
      <w:pPr>
        <w:tabs>
          <w:tab w:val="left" w:pos="2760"/>
        </w:tabs>
        <w:rPr>
          <w:rFonts w:ascii="Times New Roman" w:eastAsia="Times New Roman" w:hAnsi="Times New Roman" w:cs="Times New Roman"/>
          <w:sz w:val="20"/>
          <w:szCs w:val="20"/>
        </w:rPr>
      </w:pPr>
    </w:p>
    <w:p w:rsidR="00C0053A" w:rsidRDefault="00C0053A" w:rsidP="00072A2B">
      <w:pPr>
        <w:tabs>
          <w:tab w:val="left" w:pos="2760"/>
        </w:tabs>
        <w:rPr>
          <w:rFonts w:ascii="Times New Roman" w:eastAsia="Times New Roman" w:hAnsi="Times New Roman" w:cs="Times New Roman"/>
          <w:sz w:val="20"/>
          <w:szCs w:val="20"/>
        </w:rPr>
      </w:pPr>
    </w:p>
    <w:p w:rsidR="00C0053A" w:rsidRDefault="00C0053A" w:rsidP="00072A2B">
      <w:pPr>
        <w:tabs>
          <w:tab w:val="left" w:pos="2760"/>
        </w:tabs>
        <w:rPr>
          <w:rFonts w:ascii="Times New Roman" w:eastAsia="Times New Roman" w:hAnsi="Times New Roman" w:cs="Times New Roman"/>
          <w:sz w:val="20"/>
          <w:szCs w:val="20"/>
        </w:rPr>
      </w:pPr>
    </w:p>
    <w:p w:rsidR="0076665B" w:rsidRDefault="0076665B" w:rsidP="00072A2B">
      <w:pPr>
        <w:tabs>
          <w:tab w:val="left" w:pos="2760"/>
        </w:tabs>
        <w:rPr>
          <w:rFonts w:ascii="Times New Roman" w:eastAsia="Times New Roman" w:hAnsi="Times New Roman" w:cs="Times New Roman"/>
          <w:sz w:val="20"/>
          <w:szCs w:val="20"/>
        </w:rPr>
      </w:pPr>
    </w:p>
    <w:p w:rsidR="0076665B" w:rsidRDefault="0076665B" w:rsidP="00072A2B">
      <w:pPr>
        <w:tabs>
          <w:tab w:val="left" w:pos="2760"/>
        </w:tabs>
        <w:rPr>
          <w:rFonts w:ascii="Times New Roman" w:eastAsia="Times New Roman" w:hAnsi="Times New Roman" w:cs="Times New Roman"/>
          <w:sz w:val="20"/>
          <w:szCs w:val="20"/>
        </w:rPr>
      </w:pPr>
    </w:p>
    <w:p w:rsidR="0076665B" w:rsidRDefault="0076665B" w:rsidP="00072A2B">
      <w:pPr>
        <w:tabs>
          <w:tab w:val="left" w:pos="2760"/>
        </w:tabs>
        <w:rPr>
          <w:rFonts w:ascii="Times New Roman" w:eastAsia="Times New Roman" w:hAnsi="Times New Roman" w:cs="Times New Roman"/>
          <w:sz w:val="20"/>
          <w:szCs w:val="20"/>
        </w:rPr>
      </w:pPr>
    </w:p>
    <w:p w:rsidR="0076665B" w:rsidRDefault="0076665B" w:rsidP="00072A2B">
      <w:pPr>
        <w:tabs>
          <w:tab w:val="left" w:pos="2760"/>
        </w:tabs>
        <w:rPr>
          <w:rFonts w:ascii="Times New Roman" w:eastAsia="Times New Roman" w:hAnsi="Times New Roman" w:cs="Times New Roman"/>
          <w:sz w:val="20"/>
          <w:szCs w:val="20"/>
        </w:rPr>
      </w:pPr>
    </w:p>
    <w:p w:rsidR="0076665B" w:rsidRDefault="0076665B" w:rsidP="00072A2B">
      <w:pPr>
        <w:tabs>
          <w:tab w:val="left" w:pos="2760"/>
        </w:tabs>
        <w:rPr>
          <w:rFonts w:ascii="Times New Roman" w:eastAsia="Times New Roman" w:hAnsi="Times New Roman" w:cs="Times New Roman"/>
          <w:sz w:val="20"/>
          <w:szCs w:val="20"/>
        </w:rPr>
      </w:pPr>
    </w:p>
    <w:p w:rsidR="0076665B" w:rsidRDefault="0076665B" w:rsidP="00072A2B">
      <w:pPr>
        <w:tabs>
          <w:tab w:val="left" w:pos="2760"/>
        </w:tabs>
        <w:rPr>
          <w:rFonts w:ascii="Times New Roman" w:eastAsia="Times New Roman" w:hAnsi="Times New Roman" w:cs="Times New Roman"/>
          <w:sz w:val="20"/>
          <w:szCs w:val="20"/>
        </w:rPr>
      </w:pPr>
    </w:p>
    <w:p w:rsidR="0076665B" w:rsidRDefault="0076665B" w:rsidP="00072A2B">
      <w:pPr>
        <w:tabs>
          <w:tab w:val="left" w:pos="2760"/>
        </w:tabs>
        <w:rPr>
          <w:rFonts w:ascii="Times New Roman" w:eastAsia="Times New Roman" w:hAnsi="Times New Roman" w:cs="Times New Roman"/>
          <w:sz w:val="20"/>
          <w:szCs w:val="20"/>
        </w:rPr>
      </w:pPr>
    </w:p>
    <w:p w:rsidR="0076665B" w:rsidRDefault="0076665B" w:rsidP="00072A2B">
      <w:pPr>
        <w:tabs>
          <w:tab w:val="left" w:pos="2760"/>
        </w:tabs>
        <w:rPr>
          <w:rFonts w:ascii="Times New Roman" w:eastAsia="Times New Roman" w:hAnsi="Times New Roman" w:cs="Times New Roman"/>
          <w:sz w:val="20"/>
          <w:szCs w:val="20"/>
        </w:rPr>
      </w:pPr>
    </w:p>
    <w:p w:rsidR="0076665B" w:rsidRDefault="0076665B" w:rsidP="00072A2B">
      <w:pPr>
        <w:tabs>
          <w:tab w:val="left" w:pos="2760"/>
        </w:tabs>
        <w:rPr>
          <w:rFonts w:ascii="Times New Roman" w:eastAsia="Times New Roman" w:hAnsi="Times New Roman" w:cs="Times New Roman"/>
          <w:sz w:val="20"/>
          <w:szCs w:val="20"/>
        </w:rPr>
      </w:pPr>
    </w:p>
    <w:p w:rsidR="0076665B" w:rsidRDefault="0076665B" w:rsidP="00072A2B">
      <w:pPr>
        <w:tabs>
          <w:tab w:val="left" w:pos="2760"/>
        </w:tabs>
        <w:rPr>
          <w:rFonts w:ascii="Times New Roman" w:eastAsia="Times New Roman" w:hAnsi="Times New Roman" w:cs="Times New Roman"/>
          <w:sz w:val="20"/>
          <w:szCs w:val="20"/>
        </w:rPr>
      </w:pPr>
    </w:p>
    <w:p w:rsidR="0076665B" w:rsidRDefault="0076665B" w:rsidP="0076665B">
      <w:pPr>
        <w:tabs>
          <w:tab w:val="left" w:pos="1230"/>
        </w:tabs>
        <w:rPr>
          <w:rFonts w:ascii="Times New Roman" w:eastAsia="Times New Roman" w:hAnsi="Times New Roman" w:cs="Times New Roman"/>
          <w:sz w:val="20"/>
          <w:szCs w:val="20"/>
        </w:rPr>
      </w:pPr>
      <w:r>
        <w:rPr>
          <w:rFonts w:ascii="Times New Roman" w:eastAsia="Times New Roman" w:hAnsi="Times New Roman" w:cs="Times New Roman"/>
          <w:sz w:val="20"/>
          <w:szCs w:val="20"/>
        </w:rPr>
        <w:tab/>
      </w:r>
    </w:p>
    <w:p w:rsidR="0076665B" w:rsidRDefault="0076665B" w:rsidP="0076665B">
      <w:pPr>
        <w:tabs>
          <w:tab w:val="left" w:pos="1230"/>
        </w:tabs>
        <w:rPr>
          <w:rFonts w:ascii="Times New Roman" w:eastAsia="Times New Roman" w:hAnsi="Times New Roman" w:cs="Times New Roman"/>
          <w:sz w:val="20"/>
          <w:szCs w:val="20"/>
        </w:rPr>
      </w:pPr>
    </w:p>
    <w:p w:rsidR="0076665B" w:rsidRDefault="0076665B" w:rsidP="0076665B">
      <w:pPr>
        <w:tabs>
          <w:tab w:val="left" w:pos="1230"/>
        </w:tabs>
        <w:rPr>
          <w:rFonts w:ascii="Times New Roman" w:eastAsia="Times New Roman" w:hAnsi="Times New Roman" w:cs="Times New Roman"/>
          <w:sz w:val="20"/>
          <w:szCs w:val="20"/>
        </w:rPr>
      </w:pPr>
    </w:p>
    <w:p w:rsidR="0076665B" w:rsidRDefault="0076665B" w:rsidP="0076665B">
      <w:pPr>
        <w:tabs>
          <w:tab w:val="left" w:pos="1230"/>
        </w:tabs>
        <w:rPr>
          <w:rFonts w:ascii="Times New Roman" w:eastAsia="Times New Roman" w:hAnsi="Times New Roman" w:cs="Times New Roman"/>
          <w:sz w:val="20"/>
          <w:szCs w:val="20"/>
        </w:rPr>
      </w:pPr>
    </w:p>
    <w:p w:rsidR="0076665B" w:rsidRDefault="0076665B" w:rsidP="0076665B">
      <w:pPr>
        <w:tabs>
          <w:tab w:val="left" w:pos="1230"/>
        </w:tabs>
        <w:rPr>
          <w:rFonts w:ascii="Times New Roman" w:eastAsia="Times New Roman" w:hAnsi="Times New Roman" w:cs="Times New Roman"/>
          <w:sz w:val="20"/>
          <w:szCs w:val="20"/>
        </w:rPr>
      </w:pPr>
    </w:p>
    <w:p w:rsidR="0076665B" w:rsidRDefault="0076665B" w:rsidP="0076665B">
      <w:pPr>
        <w:tabs>
          <w:tab w:val="left" w:pos="1230"/>
        </w:tabs>
        <w:rPr>
          <w:rFonts w:ascii="Times New Roman" w:eastAsia="Times New Roman" w:hAnsi="Times New Roman" w:cs="Times New Roman"/>
          <w:sz w:val="20"/>
          <w:szCs w:val="20"/>
        </w:rPr>
      </w:pPr>
    </w:p>
    <w:p w:rsidR="0076665B" w:rsidRDefault="0076665B" w:rsidP="0076665B">
      <w:pPr>
        <w:tabs>
          <w:tab w:val="left" w:pos="1230"/>
        </w:tabs>
        <w:rPr>
          <w:rFonts w:ascii="Times New Roman" w:eastAsia="Times New Roman" w:hAnsi="Times New Roman" w:cs="Times New Roman"/>
          <w:sz w:val="20"/>
          <w:szCs w:val="20"/>
        </w:rPr>
      </w:pPr>
    </w:p>
    <w:p w:rsidR="0076665B" w:rsidRDefault="0076665B" w:rsidP="0076665B">
      <w:pPr>
        <w:tabs>
          <w:tab w:val="left" w:pos="1230"/>
        </w:tabs>
        <w:rPr>
          <w:rFonts w:ascii="Times New Roman" w:eastAsia="Times New Roman" w:hAnsi="Times New Roman" w:cs="Times New Roman"/>
          <w:sz w:val="20"/>
          <w:szCs w:val="20"/>
        </w:rPr>
      </w:pPr>
    </w:p>
    <w:p w:rsidR="0076665B" w:rsidRDefault="0076665B" w:rsidP="0076665B">
      <w:pPr>
        <w:tabs>
          <w:tab w:val="left" w:pos="1230"/>
        </w:tabs>
        <w:rPr>
          <w:rFonts w:ascii="Times New Roman" w:eastAsia="Times New Roman" w:hAnsi="Times New Roman" w:cs="Times New Roman"/>
          <w:sz w:val="20"/>
          <w:szCs w:val="20"/>
        </w:rPr>
      </w:pPr>
    </w:p>
    <w:p w:rsidR="0076665B" w:rsidRDefault="0076665B" w:rsidP="0076665B">
      <w:pPr>
        <w:tabs>
          <w:tab w:val="left" w:pos="1230"/>
        </w:tabs>
        <w:rPr>
          <w:rFonts w:ascii="Times New Roman" w:eastAsia="Times New Roman" w:hAnsi="Times New Roman" w:cs="Times New Roman"/>
          <w:sz w:val="20"/>
          <w:szCs w:val="20"/>
        </w:rPr>
      </w:pPr>
    </w:p>
    <w:p w:rsidR="0076665B" w:rsidRDefault="0076665B" w:rsidP="0076665B">
      <w:pPr>
        <w:tabs>
          <w:tab w:val="left" w:pos="1230"/>
        </w:tabs>
        <w:rPr>
          <w:rFonts w:ascii="Times New Roman" w:eastAsia="Times New Roman" w:hAnsi="Times New Roman" w:cs="Times New Roman"/>
          <w:sz w:val="20"/>
          <w:szCs w:val="20"/>
        </w:rPr>
      </w:pPr>
    </w:p>
    <w:p w:rsidR="0076665B" w:rsidRDefault="0076665B" w:rsidP="0076665B">
      <w:pPr>
        <w:tabs>
          <w:tab w:val="left" w:pos="1230"/>
        </w:tabs>
        <w:rPr>
          <w:rFonts w:ascii="Times New Roman" w:eastAsia="Times New Roman" w:hAnsi="Times New Roman" w:cs="Times New Roman"/>
          <w:sz w:val="20"/>
          <w:szCs w:val="20"/>
        </w:rPr>
      </w:pPr>
    </w:p>
    <w:p w:rsidR="0076665B" w:rsidRDefault="0076665B" w:rsidP="0076665B">
      <w:pPr>
        <w:tabs>
          <w:tab w:val="left" w:pos="1230"/>
        </w:tabs>
        <w:rPr>
          <w:rFonts w:ascii="Times New Roman" w:eastAsia="Times New Roman" w:hAnsi="Times New Roman" w:cs="Times New Roman"/>
          <w:sz w:val="20"/>
          <w:szCs w:val="20"/>
        </w:rPr>
      </w:pPr>
    </w:p>
    <w:p w:rsidR="0076665B" w:rsidRDefault="0076665B" w:rsidP="0076665B">
      <w:pPr>
        <w:tabs>
          <w:tab w:val="left" w:pos="1230"/>
        </w:tabs>
        <w:rPr>
          <w:rFonts w:ascii="Times New Roman" w:eastAsia="Times New Roman" w:hAnsi="Times New Roman" w:cs="Times New Roman"/>
          <w:sz w:val="20"/>
          <w:szCs w:val="20"/>
        </w:rPr>
      </w:pPr>
    </w:p>
    <w:p w:rsidR="0076665B" w:rsidRDefault="0076665B" w:rsidP="0076665B">
      <w:pPr>
        <w:tabs>
          <w:tab w:val="left" w:pos="1230"/>
        </w:tabs>
        <w:rPr>
          <w:rFonts w:ascii="Times New Roman" w:eastAsia="Times New Roman" w:hAnsi="Times New Roman" w:cs="Times New Roman"/>
          <w:sz w:val="20"/>
          <w:szCs w:val="20"/>
        </w:rPr>
      </w:pPr>
    </w:p>
    <w:p w:rsidR="0076665B" w:rsidRDefault="0076665B" w:rsidP="0076665B">
      <w:pPr>
        <w:tabs>
          <w:tab w:val="left" w:pos="1230"/>
        </w:tabs>
        <w:rPr>
          <w:rFonts w:ascii="Times New Roman" w:eastAsia="Times New Roman" w:hAnsi="Times New Roman" w:cs="Times New Roman"/>
          <w:sz w:val="20"/>
          <w:szCs w:val="20"/>
        </w:rPr>
      </w:pPr>
    </w:p>
    <w:p w:rsidR="00C51BE4" w:rsidRDefault="00C51BE4" w:rsidP="0076665B">
      <w:pPr>
        <w:tabs>
          <w:tab w:val="left" w:pos="1230"/>
        </w:tabs>
        <w:rPr>
          <w:rFonts w:ascii="Times New Roman" w:eastAsia="Times New Roman" w:hAnsi="Times New Roman" w:cs="Times New Roman"/>
          <w:sz w:val="20"/>
          <w:szCs w:val="20"/>
        </w:rPr>
      </w:pPr>
    </w:p>
    <w:p w:rsidR="00C51BE4" w:rsidRDefault="00C51BE4" w:rsidP="0076665B">
      <w:pPr>
        <w:tabs>
          <w:tab w:val="left" w:pos="1230"/>
        </w:tabs>
        <w:rPr>
          <w:rFonts w:ascii="Times New Roman" w:eastAsia="Times New Roman" w:hAnsi="Times New Roman" w:cs="Times New Roman"/>
          <w:sz w:val="20"/>
          <w:szCs w:val="20"/>
        </w:rPr>
      </w:pPr>
    </w:p>
    <w:p w:rsidR="00C51BE4" w:rsidRDefault="00C51BE4" w:rsidP="0076665B">
      <w:pPr>
        <w:tabs>
          <w:tab w:val="left" w:pos="1230"/>
        </w:tabs>
        <w:rPr>
          <w:rFonts w:ascii="Times New Roman" w:eastAsia="Times New Roman" w:hAnsi="Times New Roman" w:cs="Times New Roman"/>
          <w:sz w:val="20"/>
          <w:szCs w:val="20"/>
        </w:rPr>
      </w:pPr>
    </w:p>
    <w:p w:rsidR="00C51BE4" w:rsidRDefault="00C51BE4" w:rsidP="0076665B">
      <w:pPr>
        <w:tabs>
          <w:tab w:val="left" w:pos="1230"/>
        </w:tabs>
        <w:rPr>
          <w:rFonts w:ascii="Times New Roman" w:eastAsia="Times New Roman" w:hAnsi="Times New Roman" w:cs="Times New Roman"/>
          <w:sz w:val="20"/>
          <w:szCs w:val="20"/>
        </w:rPr>
      </w:pPr>
    </w:p>
    <w:p w:rsidR="00C51BE4" w:rsidRDefault="00C51BE4" w:rsidP="0076665B">
      <w:pPr>
        <w:tabs>
          <w:tab w:val="left" w:pos="1230"/>
        </w:tabs>
        <w:rPr>
          <w:rFonts w:ascii="Times New Roman" w:eastAsia="Times New Roman" w:hAnsi="Times New Roman" w:cs="Times New Roman"/>
          <w:sz w:val="20"/>
          <w:szCs w:val="20"/>
        </w:rPr>
      </w:pPr>
    </w:p>
    <w:p w:rsidR="00C51BE4" w:rsidRDefault="00C51BE4" w:rsidP="0076665B">
      <w:pPr>
        <w:tabs>
          <w:tab w:val="left" w:pos="1230"/>
        </w:tabs>
        <w:rPr>
          <w:rFonts w:ascii="Times New Roman" w:eastAsia="Times New Roman" w:hAnsi="Times New Roman" w:cs="Times New Roman"/>
          <w:sz w:val="20"/>
          <w:szCs w:val="20"/>
        </w:rPr>
      </w:pPr>
    </w:p>
    <w:p w:rsidR="00C51BE4" w:rsidRDefault="00C51BE4" w:rsidP="0076665B">
      <w:pPr>
        <w:tabs>
          <w:tab w:val="left" w:pos="1230"/>
        </w:tabs>
        <w:rPr>
          <w:rFonts w:ascii="Times New Roman" w:eastAsia="Times New Roman" w:hAnsi="Times New Roman" w:cs="Times New Roman"/>
          <w:sz w:val="20"/>
          <w:szCs w:val="20"/>
        </w:rPr>
      </w:pPr>
    </w:p>
    <w:p w:rsidR="00C51BE4" w:rsidRDefault="00C51BE4" w:rsidP="0076665B">
      <w:pPr>
        <w:tabs>
          <w:tab w:val="left" w:pos="1230"/>
        </w:tabs>
        <w:rPr>
          <w:rFonts w:ascii="Times New Roman" w:eastAsia="Times New Roman" w:hAnsi="Times New Roman" w:cs="Times New Roman"/>
          <w:sz w:val="20"/>
          <w:szCs w:val="20"/>
        </w:rPr>
      </w:pPr>
    </w:p>
    <w:p w:rsidR="00C51BE4" w:rsidRDefault="00C51BE4" w:rsidP="0076665B">
      <w:pPr>
        <w:tabs>
          <w:tab w:val="left" w:pos="1230"/>
        </w:tabs>
        <w:rPr>
          <w:rFonts w:ascii="Times New Roman" w:eastAsia="Times New Roman" w:hAnsi="Times New Roman" w:cs="Times New Roman"/>
          <w:sz w:val="20"/>
          <w:szCs w:val="20"/>
        </w:rPr>
      </w:pPr>
    </w:p>
    <w:p w:rsidR="00C51BE4" w:rsidRDefault="00C51BE4" w:rsidP="0076665B">
      <w:pPr>
        <w:tabs>
          <w:tab w:val="left" w:pos="1230"/>
        </w:tabs>
        <w:rPr>
          <w:rFonts w:ascii="Times New Roman" w:eastAsia="Times New Roman" w:hAnsi="Times New Roman" w:cs="Times New Roman"/>
          <w:sz w:val="20"/>
          <w:szCs w:val="20"/>
        </w:rPr>
      </w:pPr>
    </w:p>
    <w:p w:rsidR="00C51BE4" w:rsidRDefault="00C51BE4" w:rsidP="0076665B">
      <w:pPr>
        <w:tabs>
          <w:tab w:val="left" w:pos="1230"/>
        </w:tabs>
        <w:rPr>
          <w:rFonts w:ascii="Times New Roman" w:eastAsia="Times New Roman" w:hAnsi="Times New Roman" w:cs="Times New Roman"/>
          <w:sz w:val="20"/>
          <w:szCs w:val="20"/>
        </w:rPr>
      </w:pPr>
    </w:p>
    <w:p w:rsidR="000A20FB" w:rsidRDefault="000A20FB" w:rsidP="0076665B">
      <w:pPr>
        <w:tabs>
          <w:tab w:val="left" w:pos="1230"/>
        </w:tabs>
        <w:rPr>
          <w:rFonts w:ascii="Times New Roman" w:eastAsia="Times New Roman" w:hAnsi="Times New Roman" w:cs="Times New Roman"/>
          <w:sz w:val="20"/>
          <w:szCs w:val="20"/>
        </w:rPr>
      </w:pPr>
    </w:p>
    <w:p w:rsidR="000A20FB" w:rsidRDefault="000A20FB" w:rsidP="0076665B">
      <w:pPr>
        <w:tabs>
          <w:tab w:val="left" w:pos="1230"/>
        </w:tabs>
        <w:rPr>
          <w:rFonts w:ascii="Times New Roman" w:eastAsia="Times New Roman" w:hAnsi="Times New Roman" w:cs="Times New Roman"/>
          <w:sz w:val="20"/>
          <w:szCs w:val="20"/>
        </w:rPr>
      </w:pPr>
    </w:p>
    <w:p w:rsidR="000A20FB" w:rsidRDefault="000A20FB" w:rsidP="0076665B">
      <w:pPr>
        <w:tabs>
          <w:tab w:val="left" w:pos="1230"/>
        </w:tabs>
        <w:rPr>
          <w:rFonts w:ascii="Times New Roman" w:eastAsia="Times New Roman" w:hAnsi="Times New Roman" w:cs="Times New Roman"/>
          <w:sz w:val="20"/>
          <w:szCs w:val="20"/>
        </w:rPr>
      </w:pPr>
    </w:p>
    <w:p w:rsidR="000A20FB" w:rsidRDefault="000A20FB" w:rsidP="0076665B">
      <w:pPr>
        <w:tabs>
          <w:tab w:val="left" w:pos="1230"/>
        </w:tabs>
        <w:rPr>
          <w:rFonts w:ascii="Times New Roman" w:eastAsia="Times New Roman" w:hAnsi="Times New Roman" w:cs="Times New Roman"/>
          <w:sz w:val="20"/>
          <w:szCs w:val="20"/>
        </w:rPr>
      </w:pPr>
    </w:p>
    <w:p w:rsidR="00D95159" w:rsidRDefault="00D95159">
      <w:pPr>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rsidR="000A20FB" w:rsidRDefault="000A20FB" w:rsidP="0076665B">
      <w:pPr>
        <w:tabs>
          <w:tab w:val="left" w:pos="1230"/>
        </w:tabs>
        <w:rPr>
          <w:rFonts w:ascii="Times New Roman" w:eastAsia="Times New Roman" w:hAnsi="Times New Roman" w:cs="Times New Roman"/>
          <w:sz w:val="20"/>
          <w:szCs w:val="20"/>
        </w:rPr>
      </w:pPr>
    </w:p>
    <w:p w:rsidR="000A20FB" w:rsidRDefault="000A20FB" w:rsidP="0076665B">
      <w:pPr>
        <w:tabs>
          <w:tab w:val="left" w:pos="1230"/>
        </w:tabs>
        <w:rPr>
          <w:rFonts w:ascii="Times New Roman" w:eastAsia="Times New Roman" w:hAnsi="Times New Roman" w:cs="Times New Roman"/>
          <w:sz w:val="20"/>
          <w:szCs w:val="20"/>
        </w:rPr>
      </w:pPr>
      <w:r>
        <w:rPr>
          <w:noProof/>
        </w:rPr>
        <w:drawing>
          <wp:anchor distT="0" distB="0" distL="114300" distR="114300" simplePos="0" relativeHeight="251665408" behindDoc="1" locked="0" layoutInCell="1" allowOverlap="1" wp14:anchorId="1760CD0B" wp14:editId="77A6E055">
            <wp:simplePos x="0" y="0"/>
            <wp:positionH relativeFrom="column">
              <wp:posOffset>53975</wp:posOffset>
            </wp:positionH>
            <wp:positionV relativeFrom="paragraph">
              <wp:posOffset>67310</wp:posOffset>
            </wp:positionV>
            <wp:extent cx="5259705" cy="7038975"/>
            <wp:effectExtent l="0" t="0" r="0" b="9525"/>
            <wp:wrapNone/>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59705" cy="7038975"/>
                    </a:xfrm>
                    <a:prstGeom prst="rect">
                      <a:avLst/>
                    </a:prstGeom>
                  </pic:spPr>
                </pic:pic>
              </a:graphicData>
            </a:graphic>
            <wp14:sizeRelH relativeFrom="page">
              <wp14:pctWidth>0</wp14:pctWidth>
            </wp14:sizeRelH>
            <wp14:sizeRelV relativeFrom="page">
              <wp14:pctHeight>0</wp14:pctHeight>
            </wp14:sizeRelV>
          </wp:anchor>
        </w:drawing>
      </w:r>
    </w:p>
    <w:p w:rsidR="000A20FB" w:rsidRDefault="000A20FB" w:rsidP="0076665B">
      <w:pPr>
        <w:tabs>
          <w:tab w:val="left" w:pos="1230"/>
        </w:tabs>
        <w:rPr>
          <w:rFonts w:ascii="Times New Roman" w:eastAsia="Times New Roman" w:hAnsi="Times New Roman" w:cs="Times New Roman"/>
          <w:sz w:val="20"/>
          <w:szCs w:val="20"/>
        </w:rPr>
      </w:pPr>
    </w:p>
    <w:p w:rsidR="000A20FB" w:rsidRDefault="000A20FB" w:rsidP="0076665B">
      <w:pPr>
        <w:tabs>
          <w:tab w:val="left" w:pos="1230"/>
        </w:tabs>
        <w:rPr>
          <w:rFonts w:ascii="Times New Roman" w:eastAsia="Times New Roman" w:hAnsi="Times New Roman" w:cs="Times New Roman"/>
          <w:sz w:val="20"/>
          <w:szCs w:val="20"/>
        </w:rPr>
      </w:pPr>
    </w:p>
    <w:p w:rsidR="000A20FB" w:rsidRDefault="000A20FB" w:rsidP="0076665B">
      <w:pPr>
        <w:tabs>
          <w:tab w:val="left" w:pos="1230"/>
        </w:tabs>
        <w:rPr>
          <w:rFonts w:ascii="Times New Roman" w:eastAsia="Times New Roman" w:hAnsi="Times New Roman" w:cs="Times New Roman"/>
          <w:sz w:val="20"/>
          <w:szCs w:val="20"/>
        </w:rPr>
      </w:pPr>
    </w:p>
    <w:p w:rsidR="000A20FB" w:rsidRDefault="000A20FB" w:rsidP="0076665B">
      <w:pPr>
        <w:tabs>
          <w:tab w:val="left" w:pos="1230"/>
        </w:tabs>
        <w:rPr>
          <w:rFonts w:ascii="Times New Roman" w:eastAsia="Times New Roman" w:hAnsi="Times New Roman" w:cs="Times New Roman"/>
          <w:sz w:val="20"/>
          <w:szCs w:val="20"/>
        </w:rPr>
      </w:pPr>
    </w:p>
    <w:p w:rsidR="000A20FB" w:rsidRDefault="000A20FB" w:rsidP="0076665B">
      <w:pPr>
        <w:tabs>
          <w:tab w:val="left" w:pos="1230"/>
        </w:tabs>
        <w:rPr>
          <w:rFonts w:ascii="Times New Roman" w:eastAsia="Times New Roman" w:hAnsi="Times New Roman" w:cs="Times New Roman"/>
          <w:sz w:val="20"/>
          <w:szCs w:val="20"/>
        </w:rPr>
      </w:pPr>
    </w:p>
    <w:p w:rsidR="000A20FB" w:rsidRDefault="000A20FB" w:rsidP="0076665B">
      <w:pPr>
        <w:tabs>
          <w:tab w:val="left" w:pos="1230"/>
        </w:tabs>
        <w:rPr>
          <w:rFonts w:ascii="Times New Roman" w:eastAsia="Times New Roman" w:hAnsi="Times New Roman" w:cs="Times New Roman"/>
          <w:sz w:val="20"/>
          <w:szCs w:val="20"/>
        </w:rPr>
      </w:pPr>
    </w:p>
    <w:p w:rsidR="000A20FB" w:rsidRDefault="000A20FB" w:rsidP="0076665B">
      <w:pPr>
        <w:tabs>
          <w:tab w:val="left" w:pos="1230"/>
        </w:tabs>
        <w:rPr>
          <w:rFonts w:ascii="Times New Roman" w:eastAsia="Times New Roman" w:hAnsi="Times New Roman" w:cs="Times New Roman"/>
          <w:sz w:val="20"/>
          <w:szCs w:val="20"/>
        </w:rPr>
      </w:pPr>
    </w:p>
    <w:p w:rsidR="000A20FB" w:rsidRDefault="000A20FB" w:rsidP="0076665B">
      <w:pPr>
        <w:tabs>
          <w:tab w:val="left" w:pos="1230"/>
        </w:tabs>
        <w:rPr>
          <w:rFonts w:ascii="Times New Roman" w:eastAsia="Times New Roman" w:hAnsi="Times New Roman" w:cs="Times New Roman"/>
          <w:sz w:val="20"/>
          <w:szCs w:val="20"/>
        </w:rPr>
      </w:pPr>
    </w:p>
    <w:p w:rsidR="000A20FB" w:rsidRDefault="000A20FB" w:rsidP="0076665B">
      <w:pPr>
        <w:tabs>
          <w:tab w:val="left" w:pos="1230"/>
        </w:tabs>
        <w:rPr>
          <w:rFonts w:ascii="Times New Roman" w:eastAsia="Times New Roman" w:hAnsi="Times New Roman" w:cs="Times New Roman"/>
          <w:sz w:val="20"/>
          <w:szCs w:val="20"/>
        </w:rPr>
      </w:pPr>
    </w:p>
    <w:p w:rsidR="000A20FB" w:rsidRDefault="000A20FB" w:rsidP="0076665B">
      <w:pPr>
        <w:tabs>
          <w:tab w:val="left" w:pos="1230"/>
        </w:tabs>
        <w:rPr>
          <w:rFonts w:ascii="Times New Roman" w:eastAsia="Times New Roman" w:hAnsi="Times New Roman" w:cs="Times New Roman"/>
          <w:sz w:val="20"/>
          <w:szCs w:val="20"/>
        </w:rPr>
      </w:pPr>
    </w:p>
    <w:p w:rsidR="000A20FB" w:rsidRDefault="000A20FB" w:rsidP="0076665B">
      <w:pPr>
        <w:tabs>
          <w:tab w:val="left" w:pos="1230"/>
        </w:tabs>
        <w:rPr>
          <w:rFonts w:ascii="Times New Roman" w:eastAsia="Times New Roman" w:hAnsi="Times New Roman" w:cs="Times New Roman"/>
          <w:sz w:val="20"/>
          <w:szCs w:val="20"/>
        </w:rPr>
      </w:pPr>
    </w:p>
    <w:p w:rsidR="000A20FB" w:rsidRDefault="000A20FB" w:rsidP="0076665B">
      <w:pPr>
        <w:tabs>
          <w:tab w:val="left" w:pos="1230"/>
        </w:tabs>
        <w:rPr>
          <w:rFonts w:ascii="Times New Roman" w:eastAsia="Times New Roman" w:hAnsi="Times New Roman" w:cs="Times New Roman"/>
          <w:sz w:val="20"/>
          <w:szCs w:val="20"/>
        </w:rPr>
      </w:pPr>
    </w:p>
    <w:p w:rsidR="000A20FB" w:rsidRDefault="000A20FB" w:rsidP="0076665B">
      <w:pPr>
        <w:tabs>
          <w:tab w:val="left" w:pos="1230"/>
        </w:tabs>
        <w:rPr>
          <w:rFonts w:ascii="Times New Roman" w:eastAsia="Times New Roman" w:hAnsi="Times New Roman" w:cs="Times New Roman"/>
          <w:sz w:val="20"/>
          <w:szCs w:val="20"/>
        </w:rPr>
      </w:pPr>
    </w:p>
    <w:p w:rsidR="000A20FB" w:rsidRDefault="000A20FB" w:rsidP="0076665B">
      <w:pPr>
        <w:tabs>
          <w:tab w:val="left" w:pos="1230"/>
        </w:tabs>
        <w:rPr>
          <w:rFonts w:ascii="Times New Roman" w:eastAsia="Times New Roman" w:hAnsi="Times New Roman" w:cs="Times New Roman"/>
          <w:sz w:val="20"/>
          <w:szCs w:val="20"/>
        </w:rPr>
      </w:pPr>
    </w:p>
    <w:p w:rsidR="000A20FB" w:rsidRDefault="000A20FB" w:rsidP="0076665B">
      <w:pPr>
        <w:tabs>
          <w:tab w:val="left" w:pos="1230"/>
        </w:tabs>
        <w:rPr>
          <w:rFonts w:ascii="Times New Roman" w:eastAsia="Times New Roman" w:hAnsi="Times New Roman" w:cs="Times New Roman"/>
          <w:sz w:val="20"/>
          <w:szCs w:val="20"/>
        </w:rPr>
      </w:pPr>
    </w:p>
    <w:p w:rsidR="000A20FB" w:rsidRDefault="000A20FB" w:rsidP="0076665B">
      <w:pPr>
        <w:tabs>
          <w:tab w:val="left" w:pos="1230"/>
        </w:tabs>
        <w:rPr>
          <w:rFonts w:ascii="Times New Roman" w:eastAsia="Times New Roman" w:hAnsi="Times New Roman" w:cs="Times New Roman"/>
          <w:sz w:val="20"/>
          <w:szCs w:val="20"/>
        </w:rPr>
      </w:pPr>
    </w:p>
    <w:p w:rsidR="000A20FB" w:rsidRDefault="000A20FB" w:rsidP="0076665B">
      <w:pPr>
        <w:tabs>
          <w:tab w:val="left" w:pos="1230"/>
        </w:tabs>
        <w:rPr>
          <w:rFonts w:ascii="Times New Roman" w:eastAsia="Times New Roman" w:hAnsi="Times New Roman" w:cs="Times New Roman"/>
          <w:sz w:val="20"/>
          <w:szCs w:val="20"/>
        </w:rPr>
      </w:pPr>
    </w:p>
    <w:p w:rsidR="000A20FB" w:rsidRDefault="000A20FB" w:rsidP="0076665B">
      <w:pPr>
        <w:tabs>
          <w:tab w:val="left" w:pos="1230"/>
        </w:tabs>
        <w:rPr>
          <w:rFonts w:ascii="Times New Roman" w:eastAsia="Times New Roman" w:hAnsi="Times New Roman" w:cs="Times New Roman"/>
          <w:sz w:val="20"/>
          <w:szCs w:val="20"/>
        </w:rPr>
      </w:pPr>
    </w:p>
    <w:p w:rsidR="000A20FB" w:rsidRDefault="000A20FB" w:rsidP="0076665B">
      <w:pPr>
        <w:tabs>
          <w:tab w:val="left" w:pos="1230"/>
        </w:tabs>
        <w:rPr>
          <w:rFonts w:ascii="Times New Roman" w:eastAsia="Times New Roman" w:hAnsi="Times New Roman" w:cs="Times New Roman"/>
          <w:sz w:val="20"/>
          <w:szCs w:val="20"/>
        </w:rPr>
      </w:pPr>
    </w:p>
    <w:p w:rsidR="000A20FB" w:rsidRDefault="000A20FB" w:rsidP="0076665B">
      <w:pPr>
        <w:tabs>
          <w:tab w:val="left" w:pos="1230"/>
        </w:tabs>
        <w:rPr>
          <w:rFonts w:ascii="Times New Roman" w:eastAsia="Times New Roman" w:hAnsi="Times New Roman" w:cs="Times New Roman"/>
          <w:sz w:val="20"/>
          <w:szCs w:val="20"/>
        </w:rPr>
      </w:pPr>
    </w:p>
    <w:p w:rsidR="000A20FB" w:rsidRDefault="000A20FB" w:rsidP="0076665B">
      <w:pPr>
        <w:tabs>
          <w:tab w:val="left" w:pos="1230"/>
        </w:tabs>
        <w:rPr>
          <w:rFonts w:ascii="Times New Roman" w:eastAsia="Times New Roman" w:hAnsi="Times New Roman" w:cs="Times New Roman"/>
          <w:sz w:val="20"/>
          <w:szCs w:val="20"/>
        </w:rPr>
      </w:pPr>
    </w:p>
    <w:p w:rsidR="000A20FB" w:rsidRDefault="000A20FB" w:rsidP="0076665B">
      <w:pPr>
        <w:tabs>
          <w:tab w:val="left" w:pos="1230"/>
        </w:tabs>
        <w:rPr>
          <w:rFonts w:ascii="Times New Roman" w:eastAsia="Times New Roman" w:hAnsi="Times New Roman" w:cs="Times New Roman"/>
          <w:sz w:val="20"/>
          <w:szCs w:val="20"/>
        </w:rPr>
      </w:pPr>
    </w:p>
    <w:p w:rsidR="000A20FB" w:rsidRDefault="000A20FB" w:rsidP="0076665B">
      <w:pPr>
        <w:tabs>
          <w:tab w:val="left" w:pos="1230"/>
        </w:tabs>
        <w:rPr>
          <w:rFonts w:ascii="Times New Roman" w:eastAsia="Times New Roman" w:hAnsi="Times New Roman" w:cs="Times New Roman"/>
          <w:sz w:val="20"/>
          <w:szCs w:val="20"/>
        </w:rPr>
      </w:pPr>
    </w:p>
    <w:p w:rsidR="000A20FB" w:rsidRDefault="000A20FB" w:rsidP="0076665B">
      <w:pPr>
        <w:tabs>
          <w:tab w:val="left" w:pos="1230"/>
        </w:tabs>
        <w:rPr>
          <w:rFonts w:ascii="Times New Roman" w:eastAsia="Times New Roman" w:hAnsi="Times New Roman" w:cs="Times New Roman"/>
          <w:sz w:val="20"/>
          <w:szCs w:val="20"/>
        </w:rPr>
      </w:pPr>
    </w:p>
    <w:p w:rsidR="000A20FB" w:rsidRDefault="000A20FB" w:rsidP="0076665B">
      <w:pPr>
        <w:tabs>
          <w:tab w:val="left" w:pos="1230"/>
        </w:tabs>
        <w:rPr>
          <w:rFonts w:ascii="Times New Roman" w:eastAsia="Times New Roman" w:hAnsi="Times New Roman" w:cs="Times New Roman"/>
          <w:sz w:val="20"/>
          <w:szCs w:val="20"/>
        </w:rPr>
      </w:pPr>
    </w:p>
    <w:p w:rsidR="000A20FB" w:rsidRDefault="000A20FB" w:rsidP="0076665B">
      <w:pPr>
        <w:tabs>
          <w:tab w:val="left" w:pos="1230"/>
        </w:tabs>
        <w:rPr>
          <w:rFonts w:ascii="Times New Roman" w:eastAsia="Times New Roman" w:hAnsi="Times New Roman" w:cs="Times New Roman"/>
          <w:sz w:val="20"/>
          <w:szCs w:val="20"/>
        </w:rPr>
      </w:pPr>
    </w:p>
    <w:p w:rsidR="000A20FB" w:rsidRDefault="000A20FB" w:rsidP="0076665B">
      <w:pPr>
        <w:tabs>
          <w:tab w:val="left" w:pos="1230"/>
        </w:tabs>
        <w:rPr>
          <w:rFonts w:ascii="Times New Roman" w:eastAsia="Times New Roman" w:hAnsi="Times New Roman" w:cs="Times New Roman"/>
          <w:sz w:val="20"/>
          <w:szCs w:val="20"/>
        </w:rPr>
      </w:pPr>
    </w:p>
    <w:p w:rsidR="00C51BE4" w:rsidRDefault="00C51BE4" w:rsidP="0076665B">
      <w:pPr>
        <w:tabs>
          <w:tab w:val="left" w:pos="1230"/>
        </w:tabs>
        <w:rPr>
          <w:rFonts w:ascii="Times New Roman" w:eastAsia="Times New Roman" w:hAnsi="Times New Roman" w:cs="Times New Roman"/>
          <w:sz w:val="20"/>
          <w:szCs w:val="20"/>
        </w:rPr>
      </w:pPr>
      <w:r>
        <w:rPr>
          <w:noProof/>
        </w:rPr>
        <w:lastRenderedPageBreak/>
        <w:drawing>
          <wp:anchor distT="0" distB="0" distL="114300" distR="114300" simplePos="0" relativeHeight="251666432" behindDoc="1" locked="0" layoutInCell="1" allowOverlap="1">
            <wp:simplePos x="0" y="0"/>
            <wp:positionH relativeFrom="column">
              <wp:posOffset>3175</wp:posOffset>
            </wp:positionH>
            <wp:positionV relativeFrom="paragraph">
              <wp:posOffset>279400</wp:posOffset>
            </wp:positionV>
            <wp:extent cx="5930900" cy="6480810"/>
            <wp:effectExtent l="0" t="0" r="0" b="0"/>
            <wp:wrapTight wrapText="bothSides">
              <wp:wrapPolygon edited="0">
                <wp:start x="0" y="0"/>
                <wp:lineTo x="0" y="21524"/>
                <wp:lineTo x="21507" y="21524"/>
                <wp:lineTo x="2150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30900" cy="6480810"/>
                    </a:xfrm>
                    <a:prstGeom prst="rect">
                      <a:avLst/>
                    </a:prstGeom>
                  </pic:spPr>
                </pic:pic>
              </a:graphicData>
            </a:graphic>
            <wp14:sizeRelH relativeFrom="page">
              <wp14:pctWidth>0</wp14:pctWidth>
            </wp14:sizeRelH>
            <wp14:sizeRelV relativeFrom="page">
              <wp14:pctHeight>0</wp14:pctHeight>
            </wp14:sizeRelV>
          </wp:anchor>
        </w:drawing>
      </w:r>
    </w:p>
    <w:p w:rsidR="00C51BE4" w:rsidRDefault="00C51BE4" w:rsidP="0076665B">
      <w:pPr>
        <w:tabs>
          <w:tab w:val="left" w:pos="1230"/>
        </w:tabs>
        <w:rPr>
          <w:rFonts w:ascii="Times New Roman" w:eastAsia="Times New Roman" w:hAnsi="Times New Roman" w:cs="Times New Roman"/>
          <w:sz w:val="20"/>
          <w:szCs w:val="20"/>
        </w:rPr>
      </w:pPr>
    </w:p>
    <w:p w:rsidR="00C51BE4" w:rsidRDefault="00C51BE4" w:rsidP="0076665B">
      <w:pPr>
        <w:tabs>
          <w:tab w:val="left" w:pos="1230"/>
        </w:tabs>
        <w:rPr>
          <w:rFonts w:ascii="Times New Roman" w:eastAsia="Times New Roman" w:hAnsi="Times New Roman" w:cs="Times New Roman"/>
          <w:sz w:val="20"/>
          <w:szCs w:val="20"/>
        </w:rPr>
      </w:pPr>
    </w:p>
    <w:p w:rsidR="00C51BE4" w:rsidRDefault="00C51BE4" w:rsidP="0076665B">
      <w:pPr>
        <w:tabs>
          <w:tab w:val="left" w:pos="1230"/>
        </w:tabs>
        <w:rPr>
          <w:rFonts w:ascii="Times New Roman" w:eastAsia="Times New Roman" w:hAnsi="Times New Roman" w:cs="Times New Roman"/>
          <w:sz w:val="20"/>
          <w:szCs w:val="20"/>
        </w:rPr>
      </w:pPr>
    </w:p>
    <w:p w:rsidR="00C51BE4" w:rsidRDefault="00C51BE4" w:rsidP="0076665B">
      <w:pPr>
        <w:tabs>
          <w:tab w:val="left" w:pos="1230"/>
        </w:tabs>
        <w:rPr>
          <w:rFonts w:ascii="Times New Roman" w:eastAsia="Times New Roman" w:hAnsi="Times New Roman" w:cs="Times New Roman"/>
          <w:sz w:val="20"/>
          <w:szCs w:val="20"/>
        </w:rPr>
      </w:pPr>
    </w:p>
    <w:p w:rsidR="00C51BE4" w:rsidRDefault="00C51BE4" w:rsidP="0076665B">
      <w:pPr>
        <w:tabs>
          <w:tab w:val="left" w:pos="1230"/>
        </w:tabs>
        <w:rPr>
          <w:rFonts w:ascii="Times New Roman" w:eastAsia="Times New Roman" w:hAnsi="Times New Roman" w:cs="Times New Roman"/>
          <w:sz w:val="20"/>
          <w:szCs w:val="20"/>
        </w:rPr>
      </w:pPr>
    </w:p>
    <w:p w:rsidR="00C51BE4" w:rsidRDefault="00C51BE4" w:rsidP="0076665B">
      <w:pPr>
        <w:tabs>
          <w:tab w:val="left" w:pos="1230"/>
        </w:tabs>
        <w:rPr>
          <w:rFonts w:ascii="Times New Roman" w:eastAsia="Times New Roman" w:hAnsi="Times New Roman" w:cs="Times New Roman"/>
          <w:sz w:val="20"/>
          <w:szCs w:val="20"/>
        </w:rPr>
      </w:pPr>
    </w:p>
    <w:p w:rsidR="00C51BE4" w:rsidRDefault="00C51BE4" w:rsidP="0076665B">
      <w:pPr>
        <w:tabs>
          <w:tab w:val="left" w:pos="1230"/>
        </w:tabs>
        <w:rPr>
          <w:rFonts w:ascii="Times New Roman" w:eastAsia="Times New Roman" w:hAnsi="Times New Roman" w:cs="Times New Roman"/>
          <w:sz w:val="20"/>
          <w:szCs w:val="20"/>
        </w:rPr>
      </w:pPr>
    </w:p>
    <w:p w:rsidR="00C51BE4" w:rsidRDefault="00C51BE4" w:rsidP="0076665B">
      <w:pPr>
        <w:tabs>
          <w:tab w:val="left" w:pos="1230"/>
        </w:tabs>
        <w:rPr>
          <w:rFonts w:ascii="Times New Roman" w:eastAsia="Times New Roman" w:hAnsi="Times New Roman" w:cs="Times New Roman"/>
          <w:sz w:val="20"/>
          <w:szCs w:val="20"/>
        </w:rPr>
      </w:pPr>
    </w:p>
    <w:p w:rsidR="00C51BE4" w:rsidRDefault="00C51BE4" w:rsidP="0076665B">
      <w:pPr>
        <w:tabs>
          <w:tab w:val="left" w:pos="1230"/>
        </w:tabs>
        <w:rPr>
          <w:rFonts w:ascii="Times New Roman" w:eastAsia="Times New Roman" w:hAnsi="Times New Roman" w:cs="Times New Roman"/>
          <w:sz w:val="20"/>
          <w:szCs w:val="20"/>
        </w:rPr>
      </w:pPr>
    </w:p>
    <w:p w:rsidR="00C51BE4" w:rsidRDefault="00C51BE4" w:rsidP="0076665B">
      <w:pPr>
        <w:tabs>
          <w:tab w:val="left" w:pos="1230"/>
        </w:tabs>
        <w:rPr>
          <w:rFonts w:ascii="Times New Roman" w:eastAsia="Times New Roman" w:hAnsi="Times New Roman" w:cs="Times New Roman"/>
          <w:sz w:val="20"/>
          <w:szCs w:val="20"/>
        </w:rPr>
      </w:pPr>
    </w:p>
    <w:p w:rsidR="00C51BE4" w:rsidRDefault="00C51BE4" w:rsidP="0076665B">
      <w:pPr>
        <w:tabs>
          <w:tab w:val="left" w:pos="1230"/>
        </w:tabs>
        <w:rPr>
          <w:rFonts w:ascii="Times New Roman" w:eastAsia="Times New Roman" w:hAnsi="Times New Roman" w:cs="Times New Roman"/>
          <w:sz w:val="20"/>
          <w:szCs w:val="20"/>
        </w:rPr>
      </w:pPr>
    </w:p>
    <w:p w:rsidR="00C51BE4" w:rsidRDefault="00C51BE4" w:rsidP="0076665B">
      <w:pPr>
        <w:tabs>
          <w:tab w:val="left" w:pos="1230"/>
        </w:tabs>
        <w:rPr>
          <w:rFonts w:ascii="Times New Roman" w:eastAsia="Times New Roman" w:hAnsi="Times New Roman" w:cs="Times New Roman"/>
          <w:sz w:val="20"/>
          <w:szCs w:val="20"/>
        </w:rPr>
      </w:pPr>
    </w:p>
    <w:p w:rsidR="00C51BE4" w:rsidRDefault="00C51BE4" w:rsidP="0076665B">
      <w:pPr>
        <w:tabs>
          <w:tab w:val="left" w:pos="1230"/>
        </w:tabs>
        <w:rPr>
          <w:rFonts w:ascii="Times New Roman" w:eastAsia="Times New Roman" w:hAnsi="Times New Roman" w:cs="Times New Roman"/>
          <w:sz w:val="20"/>
          <w:szCs w:val="20"/>
        </w:rPr>
      </w:pPr>
    </w:p>
    <w:p w:rsidR="00C51BE4" w:rsidRPr="0076665B" w:rsidRDefault="00C51BE4" w:rsidP="0076665B">
      <w:pPr>
        <w:tabs>
          <w:tab w:val="left" w:pos="1230"/>
        </w:tabs>
        <w:rPr>
          <w:rFonts w:ascii="Times New Roman" w:eastAsia="Times New Roman" w:hAnsi="Times New Roman" w:cs="Times New Roman"/>
          <w:sz w:val="20"/>
          <w:szCs w:val="20"/>
        </w:rPr>
      </w:pPr>
    </w:p>
    <w:p w:rsidR="00072A2B" w:rsidRDefault="00072A2B" w:rsidP="00072A2B">
      <w:pPr>
        <w:tabs>
          <w:tab w:val="left" w:pos="2760"/>
        </w:tabs>
        <w:rPr>
          <w:rFonts w:ascii="Times New Roman" w:eastAsia="Times New Roman" w:hAnsi="Times New Roman" w:cs="Times New Roman"/>
          <w:sz w:val="20"/>
          <w:szCs w:val="20"/>
        </w:rPr>
      </w:pPr>
      <w:r>
        <w:rPr>
          <w:noProof/>
        </w:rPr>
        <w:drawing>
          <wp:inline distT="0" distB="0" distL="0" distR="0" wp14:anchorId="1EDE877E" wp14:editId="4B99D6E3">
            <wp:extent cx="5457825" cy="7509476"/>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4607" cy="7546326"/>
                    </a:xfrm>
                    <a:prstGeom prst="rect">
                      <a:avLst/>
                    </a:prstGeom>
                  </pic:spPr>
                </pic:pic>
              </a:graphicData>
            </a:graphic>
          </wp:inline>
        </w:drawing>
      </w:r>
    </w:p>
    <w:p w:rsidR="00072A2B" w:rsidRDefault="00072A2B" w:rsidP="00072A2B">
      <w:pPr>
        <w:tabs>
          <w:tab w:val="left" w:pos="2760"/>
        </w:tabs>
        <w:rPr>
          <w:rFonts w:ascii="Times New Roman" w:eastAsia="Times New Roman" w:hAnsi="Times New Roman" w:cs="Times New Roman"/>
          <w:sz w:val="20"/>
          <w:szCs w:val="20"/>
        </w:rPr>
      </w:pPr>
    </w:p>
    <w:p w:rsidR="00072A2B" w:rsidRPr="00072A2B" w:rsidRDefault="00C0053A" w:rsidP="00072A2B">
      <w:pPr>
        <w:tabs>
          <w:tab w:val="left" w:pos="2760"/>
        </w:tabs>
        <w:rPr>
          <w:rFonts w:ascii="Times New Roman" w:eastAsia="Times New Roman" w:hAnsi="Times New Roman" w:cs="Times New Roman"/>
          <w:sz w:val="20"/>
          <w:szCs w:val="20"/>
        </w:rPr>
      </w:pPr>
      <w:r>
        <w:rPr>
          <w:noProof/>
        </w:rPr>
        <w:drawing>
          <wp:inline distT="0" distB="0" distL="0" distR="0" wp14:anchorId="56595135" wp14:editId="40A7DCFE">
            <wp:extent cx="5438775" cy="662669"/>
            <wp:effectExtent l="0" t="0" r="0" b="444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4606" cy="668253"/>
                    </a:xfrm>
                    <a:prstGeom prst="rect">
                      <a:avLst/>
                    </a:prstGeom>
                  </pic:spPr>
                </pic:pic>
              </a:graphicData>
            </a:graphic>
          </wp:inline>
        </w:drawing>
      </w:r>
    </w:p>
    <w:sectPr w:rsidR="00072A2B" w:rsidRPr="00072A2B">
      <w:pgSz w:w="12240" w:h="15840"/>
      <w:pgMar w:top="940" w:right="1200" w:bottom="920" w:left="1700" w:header="742" w:footer="72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18CF" w:rsidRDefault="008118CF">
      <w:r>
        <w:separator/>
      </w:r>
    </w:p>
  </w:endnote>
  <w:endnote w:type="continuationSeparator" w:id="0">
    <w:p w:rsidR="008118CF" w:rsidRDefault="008118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KeysightSansLight">
    <w:panose1 w:val="00000000000000000000"/>
    <w:charset w:val="00"/>
    <w:family w:val="swiss"/>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Narrow" w:hAnsi="Arial Narrow"/>
        <w:sz w:val="18"/>
      </w:rPr>
      <w:id w:val="-1261066217"/>
      <w:docPartObj>
        <w:docPartGallery w:val="Page Numbers (Bottom of Page)"/>
        <w:docPartUnique/>
      </w:docPartObj>
    </w:sdtPr>
    <w:sdtEndPr/>
    <w:sdtContent>
      <w:sdt>
        <w:sdtPr>
          <w:rPr>
            <w:rFonts w:ascii="Arial Narrow" w:hAnsi="Arial Narrow"/>
            <w:sz w:val="18"/>
          </w:rPr>
          <w:id w:val="-1669238322"/>
          <w:docPartObj>
            <w:docPartGallery w:val="Page Numbers (Top of Page)"/>
            <w:docPartUnique/>
          </w:docPartObj>
        </w:sdtPr>
        <w:sdtEndPr/>
        <w:sdtContent>
          <w:p w:rsidR="004E2E0C" w:rsidRPr="00C163C0" w:rsidRDefault="004E2E0C">
            <w:pPr>
              <w:pStyle w:val="Footer"/>
              <w:jc w:val="center"/>
              <w:rPr>
                <w:rFonts w:ascii="Arial Narrow" w:hAnsi="Arial Narrow"/>
                <w:sz w:val="18"/>
              </w:rPr>
            </w:pPr>
            <w:r w:rsidRPr="00C163C0">
              <w:rPr>
                <w:rFonts w:ascii="Arial Narrow" w:hAnsi="Arial Narrow"/>
                <w:sz w:val="18"/>
              </w:rPr>
              <w:t xml:space="preserve">Page </w:t>
            </w:r>
            <w:r w:rsidRPr="00C163C0">
              <w:rPr>
                <w:rFonts w:ascii="Arial Narrow" w:hAnsi="Arial Narrow"/>
                <w:b/>
                <w:bCs/>
                <w:sz w:val="20"/>
                <w:szCs w:val="24"/>
              </w:rPr>
              <w:fldChar w:fldCharType="begin"/>
            </w:r>
            <w:r w:rsidRPr="00C163C0">
              <w:rPr>
                <w:rFonts w:ascii="Arial Narrow" w:hAnsi="Arial Narrow"/>
                <w:b/>
                <w:bCs/>
                <w:sz w:val="18"/>
              </w:rPr>
              <w:instrText xml:space="preserve"> PAGE </w:instrText>
            </w:r>
            <w:r w:rsidRPr="00C163C0">
              <w:rPr>
                <w:rFonts w:ascii="Arial Narrow" w:hAnsi="Arial Narrow"/>
                <w:b/>
                <w:bCs/>
                <w:sz w:val="20"/>
                <w:szCs w:val="24"/>
              </w:rPr>
              <w:fldChar w:fldCharType="separate"/>
            </w:r>
            <w:r w:rsidR="005303D0">
              <w:rPr>
                <w:rFonts w:ascii="Arial Narrow" w:hAnsi="Arial Narrow"/>
                <w:b/>
                <w:bCs/>
                <w:noProof/>
                <w:sz w:val="18"/>
              </w:rPr>
              <w:t>26</w:t>
            </w:r>
            <w:r w:rsidRPr="00C163C0">
              <w:rPr>
                <w:rFonts w:ascii="Arial Narrow" w:hAnsi="Arial Narrow"/>
                <w:b/>
                <w:bCs/>
                <w:sz w:val="20"/>
                <w:szCs w:val="24"/>
              </w:rPr>
              <w:fldChar w:fldCharType="end"/>
            </w:r>
            <w:r w:rsidRPr="00C163C0">
              <w:rPr>
                <w:rFonts w:ascii="Arial Narrow" w:hAnsi="Arial Narrow"/>
                <w:sz w:val="18"/>
              </w:rPr>
              <w:t xml:space="preserve"> of </w:t>
            </w:r>
            <w:r w:rsidRPr="00C163C0">
              <w:rPr>
                <w:rFonts w:ascii="Arial Narrow" w:hAnsi="Arial Narrow"/>
                <w:b/>
                <w:bCs/>
                <w:sz w:val="20"/>
                <w:szCs w:val="24"/>
              </w:rPr>
              <w:fldChar w:fldCharType="begin"/>
            </w:r>
            <w:r w:rsidRPr="00C163C0">
              <w:rPr>
                <w:rFonts w:ascii="Arial Narrow" w:hAnsi="Arial Narrow"/>
                <w:b/>
                <w:bCs/>
                <w:sz w:val="18"/>
              </w:rPr>
              <w:instrText xml:space="preserve"> NUMPAGES  </w:instrText>
            </w:r>
            <w:r w:rsidRPr="00C163C0">
              <w:rPr>
                <w:rFonts w:ascii="Arial Narrow" w:hAnsi="Arial Narrow"/>
                <w:b/>
                <w:bCs/>
                <w:sz w:val="20"/>
                <w:szCs w:val="24"/>
              </w:rPr>
              <w:fldChar w:fldCharType="separate"/>
            </w:r>
            <w:r w:rsidR="005303D0">
              <w:rPr>
                <w:rFonts w:ascii="Arial Narrow" w:hAnsi="Arial Narrow"/>
                <w:b/>
                <w:bCs/>
                <w:noProof/>
                <w:sz w:val="18"/>
              </w:rPr>
              <w:t>26</w:t>
            </w:r>
            <w:r w:rsidRPr="00C163C0">
              <w:rPr>
                <w:rFonts w:ascii="Arial Narrow" w:hAnsi="Arial Narrow"/>
                <w:b/>
                <w:bCs/>
                <w:sz w:val="20"/>
                <w:szCs w:val="24"/>
              </w:rPr>
              <w:fldChar w:fldCharType="end"/>
            </w:r>
          </w:p>
        </w:sdtContent>
      </w:sdt>
    </w:sdtContent>
  </w:sdt>
  <w:p w:rsidR="00550F74" w:rsidRDefault="00550F74">
    <w:pPr>
      <w:spacing w:line="14" w:lineRule="auto"/>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18CF" w:rsidRDefault="008118CF">
      <w:r>
        <w:separator/>
      </w:r>
    </w:p>
  </w:footnote>
  <w:footnote w:type="continuationSeparator" w:id="0">
    <w:p w:rsidR="008118CF" w:rsidRDefault="008118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0F74" w:rsidRDefault="00550F74">
    <w:pPr>
      <w:spacing w:line="14" w:lineRule="auto"/>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638E8"/>
    <w:multiLevelType w:val="hybridMultilevel"/>
    <w:tmpl w:val="C7465EFE"/>
    <w:lvl w:ilvl="0" w:tplc="B3A2E02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20238FD"/>
    <w:multiLevelType w:val="hybridMultilevel"/>
    <w:tmpl w:val="7BEC99F0"/>
    <w:lvl w:ilvl="0" w:tplc="657CA7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945404"/>
    <w:multiLevelType w:val="hybridMultilevel"/>
    <w:tmpl w:val="EDDCD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162CF"/>
    <w:multiLevelType w:val="hybridMultilevel"/>
    <w:tmpl w:val="E918C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A1345F"/>
    <w:multiLevelType w:val="hybridMultilevel"/>
    <w:tmpl w:val="F4EA37F6"/>
    <w:lvl w:ilvl="0" w:tplc="D67E171A">
      <w:start w:val="1"/>
      <w:numFmt w:val="bullet"/>
      <w:lvlText w:val="•"/>
      <w:lvlJc w:val="left"/>
      <w:pPr>
        <w:ind w:left="810" w:hanging="360"/>
      </w:pPr>
      <w:rPr>
        <w:rFont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1D504E4C"/>
    <w:multiLevelType w:val="hybridMultilevel"/>
    <w:tmpl w:val="22E2B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B36CAB"/>
    <w:multiLevelType w:val="hybridMultilevel"/>
    <w:tmpl w:val="493E588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AEA0B4D"/>
    <w:multiLevelType w:val="hybridMultilevel"/>
    <w:tmpl w:val="B7246C2E"/>
    <w:lvl w:ilvl="0" w:tplc="B3A2E02E">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FC97C2A"/>
    <w:multiLevelType w:val="hybridMultilevel"/>
    <w:tmpl w:val="5C2C5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483084"/>
    <w:multiLevelType w:val="hybridMultilevel"/>
    <w:tmpl w:val="B8985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F5161F"/>
    <w:multiLevelType w:val="hybridMultilevel"/>
    <w:tmpl w:val="8EA60C54"/>
    <w:lvl w:ilvl="0" w:tplc="B3A2E02E">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nsid w:val="3C66434A"/>
    <w:multiLevelType w:val="hybridMultilevel"/>
    <w:tmpl w:val="59600BFE"/>
    <w:lvl w:ilvl="0" w:tplc="5AAA7D78">
      <w:start w:val="1"/>
      <w:numFmt w:val="bullet"/>
      <w:lvlText w:val=""/>
      <w:lvlJc w:val="left"/>
      <w:pPr>
        <w:ind w:left="460" w:hanging="360"/>
      </w:pPr>
      <w:rPr>
        <w:rFonts w:ascii="Symbol" w:eastAsia="Symbol" w:hAnsi="Symbol" w:hint="default"/>
        <w:w w:val="99"/>
        <w:sz w:val="20"/>
        <w:szCs w:val="20"/>
      </w:rPr>
    </w:lvl>
    <w:lvl w:ilvl="1" w:tplc="D67E171A">
      <w:start w:val="1"/>
      <w:numFmt w:val="bullet"/>
      <w:lvlText w:val="•"/>
      <w:lvlJc w:val="left"/>
      <w:pPr>
        <w:ind w:left="1304" w:hanging="360"/>
      </w:pPr>
      <w:rPr>
        <w:rFonts w:hint="default"/>
      </w:rPr>
    </w:lvl>
    <w:lvl w:ilvl="2" w:tplc="89E80008">
      <w:start w:val="1"/>
      <w:numFmt w:val="bullet"/>
      <w:lvlText w:val="•"/>
      <w:lvlJc w:val="left"/>
      <w:pPr>
        <w:ind w:left="2148" w:hanging="360"/>
      </w:pPr>
      <w:rPr>
        <w:rFonts w:hint="default"/>
      </w:rPr>
    </w:lvl>
    <w:lvl w:ilvl="3" w:tplc="9A44A6F0">
      <w:start w:val="1"/>
      <w:numFmt w:val="bullet"/>
      <w:lvlText w:val="•"/>
      <w:lvlJc w:val="left"/>
      <w:pPr>
        <w:ind w:left="2992" w:hanging="360"/>
      </w:pPr>
      <w:rPr>
        <w:rFonts w:hint="default"/>
      </w:rPr>
    </w:lvl>
    <w:lvl w:ilvl="4" w:tplc="B1583168">
      <w:start w:val="1"/>
      <w:numFmt w:val="bullet"/>
      <w:lvlText w:val="•"/>
      <w:lvlJc w:val="left"/>
      <w:pPr>
        <w:ind w:left="3836" w:hanging="360"/>
      </w:pPr>
      <w:rPr>
        <w:rFonts w:hint="default"/>
      </w:rPr>
    </w:lvl>
    <w:lvl w:ilvl="5" w:tplc="BE06A53C">
      <w:start w:val="1"/>
      <w:numFmt w:val="bullet"/>
      <w:lvlText w:val="•"/>
      <w:lvlJc w:val="left"/>
      <w:pPr>
        <w:ind w:left="4680" w:hanging="360"/>
      </w:pPr>
      <w:rPr>
        <w:rFonts w:hint="default"/>
      </w:rPr>
    </w:lvl>
    <w:lvl w:ilvl="6" w:tplc="6ABACA30">
      <w:start w:val="1"/>
      <w:numFmt w:val="bullet"/>
      <w:lvlText w:val="•"/>
      <w:lvlJc w:val="left"/>
      <w:pPr>
        <w:ind w:left="5524" w:hanging="360"/>
      </w:pPr>
      <w:rPr>
        <w:rFonts w:hint="default"/>
      </w:rPr>
    </w:lvl>
    <w:lvl w:ilvl="7" w:tplc="0EFE70AE">
      <w:start w:val="1"/>
      <w:numFmt w:val="bullet"/>
      <w:lvlText w:val="•"/>
      <w:lvlJc w:val="left"/>
      <w:pPr>
        <w:ind w:left="6368" w:hanging="360"/>
      </w:pPr>
      <w:rPr>
        <w:rFonts w:hint="default"/>
      </w:rPr>
    </w:lvl>
    <w:lvl w:ilvl="8" w:tplc="540A8362">
      <w:start w:val="1"/>
      <w:numFmt w:val="bullet"/>
      <w:lvlText w:val="•"/>
      <w:lvlJc w:val="left"/>
      <w:pPr>
        <w:ind w:left="7212" w:hanging="360"/>
      </w:pPr>
      <w:rPr>
        <w:rFonts w:hint="default"/>
      </w:rPr>
    </w:lvl>
  </w:abstractNum>
  <w:abstractNum w:abstractNumId="12">
    <w:nsid w:val="3E8111DE"/>
    <w:multiLevelType w:val="hybridMultilevel"/>
    <w:tmpl w:val="42DC71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5B3C38"/>
    <w:multiLevelType w:val="hybridMultilevel"/>
    <w:tmpl w:val="C1383D2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5C54893"/>
    <w:multiLevelType w:val="hybridMultilevel"/>
    <w:tmpl w:val="00089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67533F"/>
    <w:multiLevelType w:val="hybridMultilevel"/>
    <w:tmpl w:val="B20C26A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D292A04"/>
    <w:multiLevelType w:val="hybridMultilevel"/>
    <w:tmpl w:val="33EC66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E88277A"/>
    <w:multiLevelType w:val="hybridMultilevel"/>
    <w:tmpl w:val="515C8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FE90C70"/>
    <w:multiLevelType w:val="hybridMultilevel"/>
    <w:tmpl w:val="B8CAA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3816273"/>
    <w:multiLevelType w:val="hybridMultilevel"/>
    <w:tmpl w:val="5136FE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4094C45"/>
    <w:multiLevelType w:val="hybridMultilevel"/>
    <w:tmpl w:val="8A6A9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9377860"/>
    <w:multiLevelType w:val="hybridMultilevel"/>
    <w:tmpl w:val="9CF4E814"/>
    <w:lvl w:ilvl="0" w:tplc="D67E171A">
      <w:start w:val="1"/>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20"/>
  </w:num>
  <w:num w:numId="3">
    <w:abstractNumId w:val="0"/>
  </w:num>
  <w:num w:numId="4">
    <w:abstractNumId w:val="10"/>
  </w:num>
  <w:num w:numId="5">
    <w:abstractNumId w:val="14"/>
  </w:num>
  <w:num w:numId="6">
    <w:abstractNumId w:val="16"/>
  </w:num>
  <w:num w:numId="7">
    <w:abstractNumId w:val="3"/>
  </w:num>
  <w:num w:numId="8">
    <w:abstractNumId w:val="19"/>
  </w:num>
  <w:num w:numId="9">
    <w:abstractNumId w:val="18"/>
  </w:num>
  <w:num w:numId="10">
    <w:abstractNumId w:val="21"/>
  </w:num>
  <w:num w:numId="11">
    <w:abstractNumId w:val="4"/>
  </w:num>
  <w:num w:numId="12">
    <w:abstractNumId w:val="2"/>
  </w:num>
  <w:num w:numId="13">
    <w:abstractNumId w:val="12"/>
  </w:num>
  <w:num w:numId="14">
    <w:abstractNumId w:val="7"/>
  </w:num>
  <w:num w:numId="15">
    <w:abstractNumId w:val="9"/>
  </w:num>
  <w:num w:numId="16">
    <w:abstractNumId w:val="13"/>
  </w:num>
  <w:num w:numId="17">
    <w:abstractNumId w:val="6"/>
  </w:num>
  <w:num w:numId="18">
    <w:abstractNumId w:val="15"/>
  </w:num>
  <w:num w:numId="19">
    <w:abstractNumId w:val="5"/>
  </w:num>
  <w:num w:numId="20">
    <w:abstractNumId w:val="8"/>
  </w:num>
  <w:num w:numId="21">
    <w:abstractNumId w:val="17"/>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405A"/>
    <w:rsid w:val="0000000E"/>
    <w:rsid w:val="00003421"/>
    <w:rsid w:val="000049FA"/>
    <w:rsid w:val="00004F51"/>
    <w:rsid w:val="0000745B"/>
    <w:rsid w:val="00010D1C"/>
    <w:rsid w:val="00013284"/>
    <w:rsid w:val="00013722"/>
    <w:rsid w:val="00021AB4"/>
    <w:rsid w:val="00022055"/>
    <w:rsid w:val="00030FFB"/>
    <w:rsid w:val="0004643F"/>
    <w:rsid w:val="00050388"/>
    <w:rsid w:val="000536B1"/>
    <w:rsid w:val="000575D9"/>
    <w:rsid w:val="00064770"/>
    <w:rsid w:val="000718F8"/>
    <w:rsid w:val="00072453"/>
    <w:rsid w:val="00072A2B"/>
    <w:rsid w:val="0007434C"/>
    <w:rsid w:val="0008131F"/>
    <w:rsid w:val="00085766"/>
    <w:rsid w:val="00085DB3"/>
    <w:rsid w:val="00087960"/>
    <w:rsid w:val="000879D7"/>
    <w:rsid w:val="00090CE7"/>
    <w:rsid w:val="000930D3"/>
    <w:rsid w:val="000A20FB"/>
    <w:rsid w:val="000A7859"/>
    <w:rsid w:val="000A7A7E"/>
    <w:rsid w:val="000B3CFF"/>
    <w:rsid w:val="000B73AE"/>
    <w:rsid w:val="000C7ACC"/>
    <w:rsid w:val="000D4DF2"/>
    <w:rsid w:val="000D69A0"/>
    <w:rsid w:val="000E1DBF"/>
    <w:rsid w:val="000E38DD"/>
    <w:rsid w:val="000E4C12"/>
    <w:rsid w:val="000E654D"/>
    <w:rsid w:val="000F2FC3"/>
    <w:rsid w:val="000F6857"/>
    <w:rsid w:val="00112B66"/>
    <w:rsid w:val="00114581"/>
    <w:rsid w:val="001363FA"/>
    <w:rsid w:val="00140A0A"/>
    <w:rsid w:val="00142EA1"/>
    <w:rsid w:val="001456C9"/>
    <w:rsid w:val="00152575"/>
    <w:rsid w:val="0015480F"/>
    <w:rsid w:val="00154FF3"/>
    <w:rsid w:val="00174415"/>
    <w:rsid w:val="00177934"/>
    <w:rsid w:val="00183CF9"/>
    <w:rsid w:val="0018488D"/>
    <w:rsid w:val="00184BB8"/>
    <w:rsid w:val="0019211A"/>
    <w:rsid w:val="00192FFB"/>
    <w:rsid w:val="00194BCC"/>
    <w:rsid w:val="001A31BC"/>
    <w:rsid w:val="001A7AD4"/>
    <w:rsid w:val="001B3AF2"/>
    <w:rsid w:val="001B43F8"/>
    <w:rsid w:val="001B63E1"/>
    <w:rsid w:val="001B7065"/>
    <w:rsid w:val="001C2827"/>
    <w:rsid w:val="001C60E9"/>
    <w:rsid w:val="001C628B"/>
    <w:rsid w:val="001D7658"/>
    <w:rsid w:val="001E3F65"/>
    <w:rsid w:val="001E41A7"/>
    <w:rsid w:val="001F204A"/>
    <w:rsid w:val="001F7A6D"/>
    <w:rsid w:val="002045B3"/>
    <w:rsid w:val="00204B5D"/>
    <w:rsid w:val="0020593B"/>
    <w:rsid w:val="00205969"/>
    <w:rsid w:val="0021455E"/>
    <w:rsid w:val="00215982"/>
    <w:rsid w:val="00220731"/>
    <w:rsid w:val="00222F2E"/>
    <w:rsid w:val="002306F7"/>
    <w:rsid w:val="00240D33"/>
    <w:rsid w:val="00247163"/>
    <w:rsid w:val="00254B01"/>
    <w:rsid w:val="002551B5"/>
    <w:rsid w:val="002641A9"/>
    <w:rsid w:val="002677C0"/>
    <w:rsid w:val="00273F1A"/>
    <w:rsid w:val="002747C3"/>
    <w:rsid w:val="00276E87"/>
    <w:rsid w:val="00281077"/>
    <w:rsid w:val="00281E16"/>
    <w:rsid w:val="00287E3C"/>
    <w:rsid w:val="00292DC2"/>
    <w:rsid w:val="002A6F14"/>
    <w:rsid w:val="002B115B"/>
    <w:rsid w:val="002B32BE"/>
    <w:rsid w:val="002B4F22"/>
    <w:rsid w:val="002B6AE0"/>
    <w:rsid w:val="002C2416"/>
    <w:rsid w:val="002C4D63"/>
    <w:rsid w:val="002D4B77"/>
    <w:rsid w:val="002E033A"/>
    <w:rsid w:val="002E2A9D"/>
    <w:rsid w:val="002E7E9C"/>
    <w:rsid w:val="002F431A"/>
    <w:rsid w:val="002F661E"/>
    <w:rsid w:val="00314B1E"/>
    <w:rsid w:val="00320AEA"/>
    <w:rsid w:val="00321764"/>
    <w:rsid w:val="003407FC"/>
    <w:rsid w:val="003532E5"/>
    <w:rsid w:val="003615F8"/>
    <w:rsid w:val="00362B5A"/>
    <w:rsid w:val="0037329F"/>
    <w:rsid w:val="00381B48"/>
    <w:rsid w:val="00384891"/>
    <w:rsid w:val="00394F52"/>
    <w:rsid w:val="003A2EF3"/>
    <w:rsid w:val="003B3413"/>
    <w:rsid w:val="003C31E5"/>
    <w:rsid w:val="003C6AD6"/>
    <w:rsid w:val="003D1F87"/>
    <w:rsid w:val="003D2E4B"/>
    <w:rsid w:val="003D7C39"/>
    <w:rsid w:val="003E3FA3"/>
    <w:rsid w:val="003F3652"/>
    <w:rsid w:val="003F631C"/>
    <w:rsid w:val="003F7253"/>
    <w:rsid w:val="0040350F"/>
    <w:rsid w:val="004141BB"/>
    <w:rsid w:val="004215CE"/>
    <w:rsid w:val="004216D9"/>
    <w:rsid w:val="004223D2"/>
    <w:rsid w:val="00436171"/>
    <w:rsid w:val="0043780F"/>
    <w:rsid w:val="004520F7"/>
    <w:rsid w:val="00454967"/>
    <w:rsid w:val="0046177E"/>
    <w:rsid w:val="004619D4"/>
    <w:rsid w:val="00465539"/>
    <w:rsid w:val="00466FDF"/>
    <w:rsid w:val="00474574"/>
    <w:rsid w:val="004866F8"/>
    <w:rsid w:val="00490E28"/>
    <w:rsid w:val="00497A15"/>
    <w:rsid w:val="004B5F9D"/>
    <w:rsid w:val="004B6C51"/>
    <w:rsid w:val="004B7081"/>
    <w:rsid w:val="004C2F2A"/>
    <w:rsid w:val="004D1C31"/>
    <w:rsid w:val="004D4A5B"/>
    <w:rsid w:val="004D5231"/>
    <w:rsid w:val="004D76F9"/>
    <w:rsid w:val="004E18EA"/>
    <w:rsid w:val="004E2E0C"/>
    <w:rsid w:val="004E5AC3"/>
    <w:rsid w:val="004E63CF"/>
    <w:rsid w:val="004E707B"/>
    <w:rsid w:val="004F046E"/>
    <w:rsid w:val="004F04F6"/>
    <w:rsid w:val="004F0A54"/>
    <w:rsid w:val="004F5E3A"/>
    <w:rsid w:val="00500DE7"/>
    <w:rsid w:val="00507197"/>
    <w:rsid w:val="00507B01"/>
    <w:rsid w:val="00512602"/>
    <w:rsid w:val="00517B99"/>
    <w:rsid w:val="005303D0"/>
    <w:rsid w:val="00532333"/>
    <w:rsid w:val="00542996"/>
    <w:rsid w:val="00544D81"/>
    <w:rsid w:val="00550F74"/>
    <w:rsid w:val="00552133"/>
    <w:rsid w:val="0056475D"/>
    <w:rsid w:val="00567760"/>
    <w:rsid w:val="00571FC0"/>
    <w:rsid w:val="00571FFD"/>
    <w:rsid w:val="0057400A"/>
    <w:rsid w:val="005822F6"/>
    <w:rsid w:val="00582A07"/>
    <w:rsid w:val="00583BF8"/>
    <w:rsid w:val="00586DB0"/>
    <w:rsid w:val="005C5416"/>
    <w:rsid w:val="005D1B6B"/>
    <w:rsid w:val="005D2CD2"/>
    <w:rsid w:val="005F49BA"/>
    <w:rsid w:val="005F6373"/>
    <w:rsid w:val="005F6571"/>
    <w:rsid w:val="005F7993"/>
    <w:rsid w:val="00601796"/>
    <w:rsid w:val="00620632"/>
    <w:rsid w:val="00633206"/>
    <w:rsid w:val="00635B58"/>
    <w:rsid w:val="00636AED"/>
    <w:rsid w:val="006443A7"/>
    <w:rsid w:val="00646D90"/>
    <w:rsid w:val="00661458"/>
    <w:rsid w:val="00662F22"/>
    <w:rsid w:val="006638D5"/>
    <w:rsid w:val="00686EFE"/>
    <w:rsid w:val="00695CE2"/>
    <w:rsid w:val="006B0161"/>
    <w:rsid w:val="006B03BA"/>
    <w:rsid w:val="006B0DEB"/>
    <w:rsid w:val="006C205B"/>
    <w:rsid w:val="006C499B"/>
    <w:rsid w:val="006D5B13"/>
    <w:rsid w:val="006E001B"/>
    <w:rsid w:val="006F045D"/>
    <w:rsid w:val="007042E6"/>
    <w:rsid w:val="00711BE8"/>
    <w:rsid w:val="00713770"/>
    <w:rsid w:val="007140ED"/>
    <w:rsid w:val="0071642A"/>
    <w:rsid w:val="0071675B"/>
    <w:rsid w:val="0072164D"/>
    <w:rsid w:val="00727382"/>
    <w:rsid w:val="00746965"/>
    <w:rsid w:val="007477AB"/>
    <w:rsid w:val="00750192"/>
    <w:rsid w:val="007515CA"/>
    <w:rsid w:val="007531EB"/>
    <w:rsid w:val="0076665B"/>
    <w:rsid w:val="00766A75"/>
    <w:rsid w:val="00767E21"/>
    <w:rsid w:val="00775792"/>
    <w:rsid w:val="007825C8"/>
    <w:rsid w:val="00783419"/>
    <w:rsid w:val="00794B32"/>
    <w:rsid w:val="00797F7F"/>
    <w:rsid w:val="007A5E9C"/>
    <w:rsid w:val="007A786E"/>
    <w:rsid w:val="007C0931"/>
    <w:rsid w:val="007C38BC"/>
    <w:rsid w:val="007C53F1"/>
    <w:rsid w:val="007C62D5"/>
    <w:rsid w:val="007E19F9"/>
    <w:rsid w:val="007F628E"/>
    <w:rsid w:val="007F63F0"/>
    <w:rsid w:val="00800ECA"/>
    <w:rsid w:val="0081044A"/>
    <w:rsid w:val="008118CF"/>
    <w:rsid w:val="00811B22"/>
    <w:rsid w:val="00822713"/>
    <w:rsid w:val="00824726"/>
    <w:rsid w:val="00827B46"/>
    <w:rsid w:val="00832775"/>
    <w:rsid w:val="008446A6"/>
    <w:rsid w:val="008469E5"/>
    <w:rsid w:val="00850612"/>
    <w:rsid w:val="00864239"/>
    <w:rsid w:val="008717FA"/>
    <w:rsid w:val="00881320"/>
    <w:rsid w:val="00883739"/>
    <w:rsid w:val="00885B35"/>
    <w:rsid w:val="00885C6A"/>
    <w:rsid w:val="008865DE"/>
    <w:rsid w:val="008A3AD8"/>
    <w:rsid w:val="008A761C"/>
    <w:rsid w:val="008B05F0"/>
    <w:rsid w:val="008B2F52"/>
    <w:rsid w:val="008B4BF5"/>
    <w:rsid w:val="008C3272"/>
    <w:rsid w:val="008E174C"/>
    <w:rsid w:val="008E2320"/>
    <w:rsid w:val="008E64C5"/>
    <w:rsid w:val="008F42D0"/>
    <w:rsid w:val="008F5F2F"/>
    <w:rsid w:val="00906358"/>
    <w:rsid w:val="009124D8"/>
    <w:rsid w:val="009125BE"/>
    <w:rsid w:val="0091421D"/>
    <w:rsid w:val="00917547"/>
    <w:rsid w:val="00927D7C"/>
    <w:rsid w:val="009304F3"/>
    <w:rsid w:val="009426FE"/>
    <w:rsid w:val="00947843"/>
    <w:rsid w:val="009504F2"/>
    <w:rsid w:val="009513C7"/>
    <w:rsid w:val="00953360"/>
    <w:rsid w:val="00966ECE"/>
    <w:rsid w:val="00967074"/>
    <w:rsid w:val="009873EA"/>
    <w:rsid w:val="00995946"/>
    <w:rsid w:val="009A6A29"/>
    <w:rsid w:val="009B301F"/>
    <w:rsid w:val="009B4237"/>
    <w:rsid w:val="009C0D6D"/>
    <w:rsid w:val="009C0DAF"/>
    <w:rsid w:val="009C258B"/>
    <w:rsid w:val="009C35E5"/>
    <w:rsid w:val="009C3C16"/>
    <w:rsid w:val="009C3DAC"/>
    <w:rsid w:val="009C465F"/>
    <w:rsid w:val="009C7B66"/>
    <w:rsid w:val="009D03F0"/>
    <w:rsid w:val="009D1BD0"/>
    <w:rsid w:val="009E5BF6"/>
    <w:rsid w:val="009F6920"/>
    <w:rsid w:val="00A007BD"/>
    <w:rsid w:val="00A102FE"/>
    <w:rsid w:val="00A11197"/>
    <w:rsid w:val="00A154F2"/>
    <w:rsid w:val="00A17464"/>
    <w:rsid w:val="00A223F8"/>
    <w:rsid w:val="00A23B23"/>
    <w:rsid w:val="00A33956"/>
    <w:rsid w:val="00A33D82"/>
    <w:rsid w:val="00A46E2D"/>
    <w:rsid w:val="00A54EFF"/>
    <w:rsid w:val="00A62DC0"/>
    <w:rsid w:val="00A63A34"/>
    <w:rsid w:val="00A6584C"/>
    <w:rsid w:val="00A65FB8"/>
    <w:rsid w:val="00A712EF"/>
    <w:rsid w:val="00A82394"/>
    <w:rsid w:val="00AA3CBA"/>
    <w:rsid w:val="00AB73FA"/>
    <w:rsid w:val="00AC2D74"/>
    <w:rsid w:val="00AD2B03"/>
    <w:rsid w:val="00AF0F0B"/>
    <w:rsid w:val="00AF5352"/>
    <w:rsid w:val="00B03D8D"/>
    <w:rsid w:val="00B1065B"/>
    <w:rsid w:val="00B109CB"/>
    <w:rsid w:val="00B122A9"/>
    <w:rsid w:val="00B13DCD"/>
    <w:rsid w:val="00B15B6A"/>
    <w:rsid w:val="00B221DA"/>
    <w:rsid w:val="00B22F12"/>
    <w:rsid w:val="00B2468D"/>
    <w:rsid w:val="00B270C8"/>
    <w:rsid w:val="00B470EC"/>
    <w:rsid w:val="00B51ACE"/>
    <w:rsid w:val="00B65799"/>
    <w:rsid w:val="00B66104"/>
    <w:rsid w:val="00B74A60"/>
    <w:rsid w:val="00B75B91"/>
    <w:rsid w:val="00B9467A"/>
    <w:rsid w:val="00B94BF7"/>
    <w:rsid w:val="00BA5EFA"/>
    <w:rsid w:val="00BA74DD"/>
    <w:rsid w:val="00BA7F21"/>
    <w:rsid w:val="00BB0F5D"/>
    <w:rsid w:val="00BB77CA"/>
    <w:rsid w:val="00BB7F7B"/>
    <w:rsid w:val="00BC04EA"/>
    <w:rsid w:val="00BC20BB"/>
    <w:rsid w:val="00BC5798"/>
    <w:rsid w:val="00BC7393"/>
    <w:rsid w:val="00BE3D2C"/>
    <w:rsid w:val="00BE43A2"/>
    <w:rsid w:val="00BE6D54"/>
    <w:rsid w:val="00BE7738"/>
    <w:rsid w:val="00BF32B6"/>
    <w:rsid w:val="00BF701E"/>
    <w:rsid w:val="00C0053A"/>
    <w:rsid w:val="00C00EC2"/>
    <w:rsid w:val="00C02900"/>
    <w:rsid w:val="00C05602"/>
    <w:rsid w:val="00C10C49"/>
    <w:rsid w:val="00C163C0"/>
    <w:rsid w:val="00C17B5B"/>
    <w:rsid w:val="00C325BF"/>
    <w:rsid w:val="00C33D28"/>
    <w:rsid w:val="00C3446A"/>
    <w:rsid w:val="00C45BCA"/>
    <w:rsid w:val="00C51BE4"/>
    <w:rsid w:val="00C52216"/>
    <w:rsid w:val="00C56025"/>
    <w:rsid w:val="00C626FF"/>
    <w:rsid w:val="00C67497"/>
    <w:rsid w:val="00C712BA"/>
    <w:rsid w:val="00C75CB4"/>
    <w:rsid w:val="00C801F3"/>
    <w:rsid w:val="00C85A29"/>
    <w:rsid w:val="00C91963"/>
    <w:rsid w:val="00C92884"/>
    <w:rsid w:val="00C92E77"/>
    <w:rsid w:val="00C94821"/>
    <w:rsid w:val="00C95D9D"/>
    <w:rsid w:val="00CA30F0"/>
    <w:rsid w:val="00CA704F"/>
    <w:rsid w:val="00CC045B"/>
    <w:rsid w:val="00CC614F"/>
    <w:rsid w:val="00CD0CC9"/>
    <w:rsid w:val="00CD20C3"/>
    <w:rsid w:val="00CE30C7"/>
    <w:rsid w:val="00CF1FB0"/>
    <w:rsid w:val="00D0403D"/>
    <w:rsid w:val="00D07807"/>
    <w:rsid w:val="00D101AA"/>
    <w:rsid w:val="00D12BCF"/>
    <w:rsid w:val="00D14006"/>
    <w:rsid w:val="00D257A8"/>
    <w:rsid w:val="00D263C3"/>
    <w:rsid w:val="00D2680C"/>
    <w:rsid w:val="00D328B2"/>
    <w:rsid w:val="00D438D8"/>
    <w:rsid w:val="00D456DE"/>
    <w:rsid w:val="00D520A4"/>
    <w:rsid w:val="00D554B5"/>
    <w:rsid w:val="00D74B5F"/>
    <w:rsid w:val="00D83735"/>
    <w:rsid w:val="00D95159"/>
    <w:rsid w:val="00DA045E"/>
    <w:rsid w:val="00DA4961"/>
    <w:rsid w:val="00DB211C"/>
    <w:rsid w:val="00DB405A"/>
    <w:rsid w:val="00DB544F"/>
    <w:rsid w:val="00DB565D"/>
    <w:rsid w:val="00DB57BA"/>
    <w:rsid w:val="00DB62A9"/>
    <w:rsid w:val="00DC1CE6"/>
    <w:rsid w:val="00DC28D3"/>
    <w:rsid w:val="00DC34F8"/>
    <w:rsid w:val="00DC3513"/>
    <w:rsid w:val="00DC4515"/>
    <w:rsid w:val="00DE09BA"/>
    <w:rsid w:val="00DE17FC"/>
    <w:rsid w:val="00E005D5"/>
    <w:rsid w:val="00E17B56"/>
    <w:rsid w:val="00E31F28"/>
    <w:rsid w:val="00E4236A"/>
    <w:rsid w:val="00E46E15"/>
    <w:rsid w:val="00E515A9"/>
    <w:rsid w:val="00E629F6"/>
    <w:rsid w:val="00E64F44"/>
    <w:rsid w:val="00E71E69"/>
    <w:rsid w:val="00E71E82"/>
    <w:rsid w:val="00E729F6"/>
    <w:rsid w:val="00E7794D"/>
    <w:rsid w:val="00E80241"/>
    <w:rsid w:val="00E82A1E"/>
    <w:rsid w:val="00E9253D"/>
    <w:rsid w:val="00EA4AF6"/>
    <w:rsid w:val="00EB6E50"/>
    <w:rsid w:val="00EC27DB"/>
    <w:rsid w:val="00ED02E8"/>
    <w:rsid w:val="00ED0983"/>
    <w:rsid w:val="00ED4904"/>
    <w:rsid w:val="00EE04E4"/>
    <w:rsid w:val="00EE4187"/>
    <w:rsid w:val="00EF0119"/>
    <w:rsid w:val="00EF0A24"/>
    <w:rsid w:val="00EF599E"/>
    <w:rsid w:val="00F016A7"/>
    <w:rsid w:val="00F05509"/>
    <w:rsid w:val="00F075E9"/>
    <w:rsid w:val="00F07FA0"/>
    <w:rsid w:val="00F1774C"/>
    <w:rsid w:val="00F2070A"/>
    <w:rsid w:val="00F403D5"/>
    <w:rsid w:val="00F4309A"/>
    <w:rsid w:val="00F53167"/>
    <w:rsid w:val="00F575BC"/>
    <w:rsid w:val="00F57673"/>
    <w:rsid w:val="00F601E5"/>
    <w:rsid w:val="00F61268"/>
    <w:rsid w:val="00F65146"/>
    <w:rsid w:val="00F6716F"/>
    <w:rsid w:val="00F6736B"/>
    <w:rsid w:val="00F675BE"/>
    <w:rsid w:val="00F676E7"/>
    <w:rsid w:val="00F72593"/>
    <w:rsid w:val="00F75F53"/>
    <w:rsid w:val="00F8010F"/>
    <w:rsid w:val="00F84B05"/>
    <w:rsid w:val="00F91161"/>
    <w:rsid w:val="00FA6D0F"/>
    <w:rsid w:val="00FB1C51"/>
    <w:rsid w:val="00FB74B9"/>
    <w:rsid w:val="00FB7728"/>
    <w:rsid w:val="00FC04E1"/>
    <w:rsid w:val="00FC45E8"/>
    <w:rsid w:val="00FD01A9"/>
    <w:rsid w:val="00FD06DF"/>
    <w:rsid w:val="00FD1D3B"/>
    <w:rsid w:val="00FD7735"/>
    <w:rsid w:val="00FE6152"/>
    <w:rsid w:val="00FF61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ind w:left="100"/>
      <w:outlineLvl w:val="0"/>
    </w:pPr>
    <w:rPr>
      <w:rFonts w:ascii="Arial" w:eastAsia="Arial" w:hAnsi="Arial"/>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460"/>
    </w:pPr>
    <w:rPr>
      <w:rFonts w:ascii="Times New Roman" w:eastAsia="Times New Roman" w:hAnsi="Times New Roman"/>
      <w:sz w:val="20"/>
      <w:szCs w:val="2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F431A"/>
    <w:pPr>
      <w:tabs>
        <w:tab w:val="center" w:pos="4680"/>
        <w:tab w:val="right" w:pos="9360"/>
      </w:tabs>
    </w:pPr>
  </w:style>
  <w:style w:type="character" w:customStyle="1" w:styleId="HeaderChar">
    <w:name w:val="Header Char"/>
    <w:basedOn w:val="DefaultParagraphFont"/>
    <w:link w:val="Header"/>
    <w:uiPriority w:val="99"/>
    <w:rsid w:val="002F431A"/>
  </w:style>
  <w:style w:type="paragraph" w:styleId="Footer">
    <w:name w:val="footer"/>
    <w:basedOn w:val="Normal"/>
    <w:link w:val="FooterChar"/>
    <w:uiPriority w:val="99"/>
    <w:unhideWhenUsed/>
    <w:rsid w:val="002F431A"/>
    <w:pPr>
      <w:tabs>
        <w:tab w:val="center" w:pos="4680"/>
        <w:tab w:val="right" w:pos="9360"/>
      </w:tabs>
    </w:pPr>
  </w:style>
  <w:style w:type="character" w:customStyle="1" w:styleId="FooterChar">
    <w:name w:val="Footer Char"/>
    <w:basedOn w:val="DefaultParagraphFont"/>
    <w:link w:val="Footer"/>
    <w:uiPriority w:val="99"/>
    <w:rsid w:val="002F431A"/>
  </w:style>
  <w:style w:type="paragraph" w:styleId="BalloonText">
    <w:name w:val="Balloon Text"/>
    <w:basedOn w:val="Normal"/>
    <w:link w:val="BalloonTextChar"/>
    <w:uiPriority w:val="99"/>
    <w:semiHidden/>
    <w:unhideWhenUsed/>
    <w:rsid w:val="004F04F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4F6"/>
    <w:rPr>
      <w:rFonts w:ascii="Segoe UI" w:hAnsi="Segoe UI" w:cs="Segoe UI"/>
      <w:sz w:val="18"/>
      <w:szCs w:val="18"/>
    </w:rPr>
  </w:style>
  <w:style w:type="character" w:customStyle="1" w:styleId="ExpBodyCopy">
    <w:name w:val="Exp Body Copy"/>
    <w:rsid w:val="000E654D"/>
    <w:rPr>
      <w:rFonts w:ascii="Helvetica" w:hAnsi="Helvetica"/>
      <w:noProof w:val="0"/>
      <w:sz w:val="20"/>
      <w:lang w:val="en-GB"/>
    </w:rPr>
  </w:style>
  <w:style w:type="paragraph" w:styleId="BodyTextIndent">
    <w:name w:val="Body Text Indent"/>
    <w:basedOn w:val="Normal"/>
    <w:link w:val="BodyTextIndentChar"/>
    <w:uiPriority w:val="99"/>
    <w:semiHidden/>
    <w:unhideWhenUsed/>
    <w:rsid w:val="00850612"/>
    <w:pPr>
      <w:spacing w:after="120"/>
      <w:ind w:left="360"/>
    </w:pPr>
  </w:style>
  <w:style w:type="character" w:customStyle="1" w:styleId="BodyTextIndentChar">
    <w:name w:val="Body Text Indent Char"/>
    <w:basedOn w:val="DefaultParagraphFont"/>
    <w:link w:val="BodyTextIndent"/>
    <w:uiPriority w:val="99"/>
    <w:semiHidden/>
    <w:rsid w:val="00850612"/>
  </w:style>
  <w:style w:type="character" w:styleId="CommentReference">
    <w:name w:val="annotation reference"/>
    <w:basedOn w:val="DefaultParagraphFont"/>
    <w:uiPriority w:val="99"/>
    <w:semiHidden/>
    <w:unhideWhenUsed/>
    <w:rsid w:val="00D12BCF"/>
    <w:rPr>
      <w:sz w:val="16"/>
      <w:szCs w:val="16"/>
    </w:rPr>
  </w:style>
  <w:style w:type="paragraph" w:styleId="CommentText">
    <w:name w:val="annotation text"/>
    <w:basedOn w:val="Normal"/>
    <w:link w:val="CommentTextChar"/>
    <w:uiPriority w:val="99"/>
    <w:semiHidden/>
    <w:unhideWhenUsed/>
    <w:rsid w:val="00D12BCF"/>
    <w:rPr>
      <w:sz w:val="20"/>
      <w:szCs w:val="20"/>
    </w:rPr>
  </w:style>
  <w:style w:type="character" w:customStyle="1" w:styleId="CommentTextChar">
    <w:name w:val="Comment Text Char"/>
    <w:basedOn w:val="DefaultParagraphFont"/>
    <w:link w:val="CommentText"/>
    <w:uiPriority w:val="99"/>
    <w:semiHidden/>
    <w:rsid w:val="00D12BCF"/>
    <w:rPr>
      <w:sz w:val="20"/>
      <w:szCs w:val="20"/>
    </w:rPr>
  </w:style>
  <w:style w:type="paragraph" w:styleId="CommentSubject">
    <w:name w:val="annotation subject"/>
    <w:basedOn w:val="CommentText"/>
    <w:next w:val="CommentText"/>
    <w:link w:val="CommentSubjectChar"/>
    <w:uiPriority w:val="99"/>
    <w:semiHidden/>
    <w:unhideWhenUsed/>
    <w:rsid w:val="00D12BCF"/>
    <w:rPr>
      <w:b/>
      <w:bCs/>
    </w:rPr>
  </w:style>
  <w:style w:type="character" w:customStyle="1" w:styleId="CommentSubjectChar">
    <w:name w:val="Comment Subject Char"/>
    <w:basedOn w:val="CommentTextChar"/>
    <w:link w:val="CommentSubject"/>
    <w:uiPriority w:val="99"/>
    <w:semiHidden/>
    <w:rsid w:val="00D12BCF"/>
    <w:rPr>
      <w:b/>
      <w:bCs/>
      <w:sz w:val="20"/>
      <w:szCs w:val="20"/>
    </w:rPr>
  </w:style>
  <w:style w:type="paragraph" w:styleId="Revision">
    <w:name w:val="Revision"/>
    <w:hidden/>
    <w:uiPriority w:val="99"/>
    <w:semiHidden/>
    <w:rsid w:val="00B221DA"/>
    <w:pPr>
      <w:widowControl/>
    </w:pPr>
  </w:style>
  <w:style w:type="paragraph" w:styleId="Title">
    <w:name w:val="Title"/>
    <w:basedOn w:val="Normal"/>
    <w:next w:val="Normal"/>
    <w:link w:val="TitleChar"/>
    <w:uiPriority w:val="10"/>
    <w:qFormat/>
    <w:rsid w:val="00A6584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6584C"/>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240D33"/>
    <w:rPr>
      <w:i/>
      <w:iCs/>
    </w:rPr>
  </w:style>
  <w:style w:type="character" w:customStyle="1" w:styleId="apple-converted-space">
    <w:name w:val="apple-converted-space"/>
    <w:basedOn w:val="DefaultParagraphFont"/>
    <w:rsid w:val="004F5E3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ind w:left="100"/>
      <w:outlineLvl w:val="0"/>
    </w:pPr>
    <w:rPr>
      <w:rFonts w:ascii="Arial" w:eastAsia="Arial" w:hAnsi="Arial"/>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460"/>
    </w:pPr>
    <w:rPr>
      <w:rFonts w:ascii="Times New Roman" w:eastAsia="Times New Roman" w:hAnsi="Times New Roman"/>
      <w:sz w:val="20"/>
      <w:szCs w:val="2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F431A"/>
    <w:pPr>
      <w:tabs>
        <w:tab w:val="center" w:pos="4680"/>
        <w:tab w:val="right" w:pos="9360"/>
      </w:tabs>
    </w:pPr>
  </w:style>
  <w:style w:type="character" w:customStyle="1" w:styleId="HeaderChar">
    <w:name w:val="Header Char"/>
    <w:basedOn w:val="DefaultParagraphFont"/>
    <w:link w:val="Header"/>
    <w:uiPriority w:val="99"/>
    <w:rsid w:val="002F431A"/>
  </w:style>
  <w:style w:type="paragraph" w:styleId="Footer">
    <w:name w:val="footer"/>
    <w:basedOn w:val="Normal"/>
    <w:link w:val="FooterChar"/>
    <w:uiPriority w:val="99"/>
    <w:unhideWhenUsed/>
    <w:rsid w:val="002F431A"/>
    <w:pPr>
      <w:tabs>
        <w:tab w:val="center" w:pos="4680"/>
        <w:tab w:val="right" w:pos="9360"/>
      </w:tabs>
    </w:pPr>
  </w:style>
  <w:style w:type="character" w:customStyle="1" w:styleId="FooterChar">
    <w:name w:val="Footer Char"/>
    <w:basedOn w:val="DefaultParagraphFont"/>
    <w:link w:val="Footer"/>
    <w:uiPriority w:val="99"/>
    <w:rsid w:val="002F431A"/>
  </w:style>
  <w:style w:type="paragraph" w:styleId="BalloonText">
    <w:name w:val="Balloon Text"/>
    <w:basedOn w:val="Normal"/>
    <w:link w:val="BalloonTextChar"/>
    <w:uiPriority w:val="99"/>
    <w:semiHidden/>
    <w:unhideWhenUsed/>
    <w:rsid w:val="004F04F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4F6"/>
    <w:rPr>
      <w:rFonts w:ascii="Segoe UI" w:hAnsi="Segoe UI" w:cs="Segoe UI"/>
      <w:sz w:val="18"/>
      <w:szCs w:val="18"/>
    </w:rPr>
  </w:style>
  <w:style w:type="character" w:customStyle="1" w:styleId="ExpBodyCopy">
    <w:name w:val="Exp Body Copy"/>
    <w:rsid w:val="000E654D"/>
    <w:rPr>
      <w:rFonts w:ascii="Helvetica" w:hAnsi="Helvetica"/>
      <w:noProof w:val="0"/>
      <w:sz w:val="20"/>
      <w:lang w:val="en-GB"/>
    </w:rPr>
  </w:style>
  <w:style w:type="paragraph" w:styleId="BodyTextIndent">
    <w:name w:val="Body Text Indent"/>
    <w:basedOn w:val="Normal"/>
    <w:link w:val="BodyTextIndentChar"/>
    <w:uiPriority w:val="99"/>
    <w:semiHidden/>
    <w:unhideWhenUsed/>
    <w:rsid w:val="00850612"/>
    <w:pPr>
      <w:spacing w:after="120"/>
      <w:ind w:left="360"/>
    </w:pPr>
  </w:style>
  <w:style w:type="character" w:customStyle="1" w:styleId="BodyTextIndentChar">
    <w:name w:val="Body Text Indent Char"/>
    <w:basedOn w:val="DefaultParagraphFont"/>
    <w:link w:val="BodyTextIndent"/>
    <w:uiPriority w:val="99"/>
    <w:semiHidden/>
    <w:rsid w:val="00850612"/>
  </w:style>
  <w:style w:type="character" w:styleId="CommentReference">
    <w:name w:val="annotation reference"/>
    <w:basedOn w:val="DefaultParagraphFont"/>
    <w:uiPriority w:val="99"/>
    <w:semiHidden/>
    <w:unhideWhenUsed/>
    <w:rsid w:val="00D12BCF"/>
    <w:rPr>
      <w:sz w:val="16"/>
      <w:szCs w:val="16"/>
    </w:rPr>
  </w:style>
  <w:style w:type="paragraph" w:styleId="CommentText">
    <w:name w:val="annotation text"/>
    <w:basedOn w:val="Normal"/>
    <w:link w:val="CommentTextChar"/>
    <w:uiPriority w:val="99"/>
    <w:semiHidden/>
    <w:unhideWhenUsed/>
    <w:rsid w:val="00D12BCF"/>
    <w:rPr>
      <w:sz w:val="20"/>
      <w:szCs w:val="20"/>
    </w:rPr>
  </w:style>
  <w:style w:type="character" w:customStyle="1" w:styleId="CommentTextChar">
    <w:name w:val="Comment Text Char"/>
    <w:basedOn w:val="DefaultParagraphFont"/>
    <w:link w:val="CommentText"/>
    <w:uiPriority w:val="99"/>
    <w:semiHidden/>
    <w:rsid w:val="00D12BCF"/>
    <w:rPr>
      <w:sz w:val="20"/>
      <w:szCs w:val="20"/>
    </w:rPr>
  </w:style>
  <w:style w:type="paragraph" w:styleId="CommentSubject">
    <w:name w:val="annotation subject"/>
    <w:basedOn w:val="CommentText"/>
    <w:next w:val="CommentText"/>
    <w:link w:val="CommentSubjectChar"/>
    <w:uiPriority w:val="99"/>
    <w:semiHidden/>
    <w:unhideWhenUsed/>
    <w:rsid w:val="00D12BCF"/>
    <w:rPr>
      <w:b/>
      <w:bCs/>
    </w:rPr>
  </w:style>
  <w:style w:type="character" w:customStyle="1" w:styleId="CommentSubjectChar">
    <w:name w:val="Comment Subject Char"/>
    <w:basedOn w:val="CommentTextChar"/>
    <w:link w:val="CommentSubject"/>
    <w:uiPriority w:val="99"/>
    <w:semiHidden/>
    <w:rsid w:val="00D12BCF"/>
    <w:rPr>
      <w:b/>
      <w:bCs/>
      <w:sz w:val="20"/>
      <w:szCs w:val="20"/>
    </w:rPr>
  </w:style>
  <w:style w:type="paragraph" w:styleId="Revision">
    <w:name w:val="Revision"/>
    <w:hidden/>
    <w:uiPriority w:val="99"/>
    <w:semiHidden/>
    <w:rsid w:val="00B221DA"/>
    <w:pPr>
      <w:widowControl/>
    </w:pPr>
  </w:style>
  <w:style w:type="paragraph" w:styleId="Title">
    <w:name w:val="Title"/>
    <w:basedOn w:val="Normal"/>
    <w:next w:val="Normal"/>
    <w:link w:val="TitleChar"/>
    <w:uiPriority w:val="10"/>
    <w:qFormat/>
    <w:rsid w:val="00A6584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6584C"/>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240D33"/>
    <w:rPr>
      <w:i/>
      <w:iCs/>
    </w:rPr>
  </w:style>
  <w:style w:type="character" w:customStyle="1" w:styleId="apple-converted-space">
    <w:name w:val="apple-converted-space"/>
    <w:basedOn w:val="DefaultParagraphFont"/>
    <w:rsid w:val="004F5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A783E9-A748-42E8-8201-9349EA413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2464</Words>
  <Characters>14051</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University of Toledo</Company>
  <LinksUpToDate>false</LinksUpToDate>
  <CharactersWithSpaces>16483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 schmidt;Musbah Abdelgader;Gursel Serpehn</dc:creator>
  <cp:lastModifiedBy>Gursel</cp:lastModifiedBy>
  <cp:revision>3</cp:revision>
  <cp:lastPrinted>2017-05-03T14:47:00Z</cp:lastPrinted>
  <dcterms:created xsi:type="dcterms:W3CDTF">2017-05-03T14:47:00Z</dcterms:created>
  <dcterms:modified xsi:type="dcterms:W3CDTF">2017-05-03T14:47:00Z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2004-01-21T00:00:00Z</vt:filetime>
  </property>
  <property fmtid="{D5CDD505-2E9C-101B-9397-08002B2CF9AE}" pid="3" name="Creator">
    <vt:lpwstr>PScript5.dll Version 5.2</vt:lpwstr>
  </property>
  <property fmtid="{D5CDD505-2E9C-101B-9397-08002B2CF9AE}" pid="4" name="LastSaved">
    <vt:filetime>2015-09-23T00:00:00Z</vt:filetime>
  </property>
</Properties>
</file>